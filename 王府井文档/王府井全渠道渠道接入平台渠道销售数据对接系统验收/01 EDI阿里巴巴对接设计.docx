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91CC1" w:rsidRDefault="00EB48E2">
      <w:pPr>
        <w:jc w:val="center"/>
        <w:rPr>
          <w:rFonts w:ascii="宋体" w:hAnsi="宋体"/>
          <w:sz w:val="44"/>
        </w:rPr>
      </w:pPr>
      <w:r>
        <w:rPr>
          <w:rFonts w:ascii="宋体" w:hAnsi="宋体" w:hint="eastAsia"/>
          <w:sz w:val="44"/>
        </w:rPr>
        <w:t>EDI阿里巴巴业务对接</w:t>
      </w:r>
      <w:r w:rsidR="00C51496">
        <w:rPr>
          <w:rFonts w:ascii="宋体" w:hAnsi="宋体" w:hint="eastAsia"/>
          <w:sz w:val="44"/>
        </w:rPr>
        <w:t>设计</w:t>
      </w:r>
      <w:r w:rsidR="00360228">
        <w:rPr>
          <w:rFonts w:ascii="宋体" w:hAnsi="宋体" w:hint="eastAsia"/>
          <w:sz w:val="44"/>
        </w:rPr>
        <w:t>文档</w:t>
      </w:r>
    </w:p>
    <w:p w:rsidR="00C91CC1" w:rsidRDefault="00360228">
      <w:pPr>
        <w:jc w:val="center"/>
        <w:rPr>
          <w:rFonts w:ascii="宋体" w:hAnsi="宋体"/>
          <w:sz w:val="36"/>
        </w:rPr>
      </w:pPr>
      <w:r>
        <w:rPr>
          <w:rFonts w:ascii="宋体" w:hAnsi="宋体" w:hint="eastAsia"/>
          <w:sz w:val="32"/>
        </w:rPr>
        <w:t>编制：郝文超     日期：2015.</w:t>
      </w:r>
      <w:r w:rsidR="00991E0C">
        <w:rPr>
          <w:rFonts w:ascii="宋体" w:hAnsi="宋体" w:hint="eastAsia"/>
          <w:sz w:val="32"/>
        </w:rPr>
        <w:t>01</w:t>
      </w:r>
      <w:r>
        <w:rPr>
          <w:rFonts w:ascii="宋体" w:hAnsi="宋体" w:hint="eastAsia"/>
          <w:sz w:val="32"/>
        </w:rPr>
        <w:t>.</w:t>
      </w:r>
      <w:r w:rsidR="006220C2">
        <w:rPr>
          <w:rFonts w:ascii="宋体" w:hAnsi="宋体" w:hint="eastAsia"/>
          <w:sz w:val="32"/>
        </w:rPr>
        <w:t>08</w:t>
      </w:r>
    </w:p>
    <w:p w:rsidR="00C91CC1" w:rsidRDefault="00C91CC1">
      <w:pPr>
        <w:jc w:val="center"/>
        <w:rPr>
          <w:rFonts w:ascii="宋体" w:hAnsi="宋体"/>
          <w:sz w:val="44"/>
        </w:rPr>
        <w:sectPr w:rsidR="00C91CC1">
          <w:headerReference w:type="default" r:id="rId8"/>
          <w:pgSz w:w="11906" w:h="16838"/>
          <w:pgMar w:top="1440" w:right="1800" w:bottom="1440" w:left="1800" w:header="851" w:footer="992" w:gutter="0"/>
          <w:cols w:space="720"/>
          <w:docGrid w:type="lines" w:linePitch="312"/>
        </w:sectPr>
      </w:pPr>
    </w:p>
    <w:p w:rsidR="00C91CC1" w:rsidRDefault="00360228">
      <w:pPr>
        <w:pStyle w:val="a5"/>
        <w:ind w:firstLineChars="0" w:firstLine="0"/>
        <w:rPr>
          <w:i/>
        </w:rPr>
      </w:pPr>
      <w:r>
        <w:rPr>
          <w:rFonts w:hint="eastAsia"/>
          <w:i/>
        </w:rPr>
        <w:lastRenderedPageBreak/>
        <w:t>变更部分：只在对《设计说明书》做变更时填写，详见《变更控制工作规程》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42"/>
        <w:gridCol w:w="1676"/>
        <w:gridCol w:w="1259"/>
        <w:gridCol w:w="3903"/>
        <w:gridCol w:w="1217"/>
      </w:tblGrid>
      <w:tr w:rsidR="00C91CC1">
        <w:tc>
          <w:tcPr>
            <w:tcW w:w="8897" w:type="dxa"/>
            <w:gridSpan w:val="5"/>
            <w:shd w:val="clear" w:color="auto" w:fill="A6A6A6"/>
          </w:tcPr>
          <w:p w:rsidR="00C91CC1" w:rsidRDefault="00360228">
            <w:pPr>
              <w:jc w:val="center"/>
              <w:rPr>
                <w:rFonts w:ascii="宋体" w:hAnsi="宋体"/>
                <w:b/>
                <w:color w:val="000000"/>
              </w:rPr>
            </w:pPr>
            <w:r>
              <w:rPr>
                <w:rFonts w:ascii="宋体" w:hAnsi="宋体" w:hint="eastAsia"/>
                <w:b/>
                <w:color w:val="000000"/>
              </w:rPr>
              <w:t>历史修改变更记录</w:t>
            </w:r>
          </w:p>
        </w:tc>
      </w:tr>
      <w:tr w:rsidR="00C91CC1">
        <w:tc>
          <w:tcPr>
            <w:tcW w:w="842" w:type="dxa"/>
            <w:shd w:val="clear" w:color="auto" w:fill="A6A6A6"/>
          </w:tcPr>
          <w:p w:rsidR="00C91CC1" w:rsidRDefault="00360228">
            <w:pPr>
              <w:rPr>
                <w:rFonts w:ascii="宋体" w:hAnsi="宋体"/>
                <w:color w:val="000000"/>
              </w:rPr>
            </w:pPr>
            <w:r>
              <w:rPr>
                <w:rFonts w:ascii="宋体" w:hAnsi="宋体" w:hint="eastAsia"/>
                <w:color w:val="000000"/>
              </w:rPr>
              <w:t>版本号</w:t>
            </w:r>
          </w:p>
        </w:tc>
        <w:tc>
          <w:tcPr>
            <w:tcW w:w="1676" w:type="dxa"/>
            <w:shd w:val="clear" w:color="auto" w:fill="A6A6A6"/>
          </w:tcPr>
          <w:p w:rsidR="00C91CC1" w:rsidRDefault="00360228">
            <w:pPr>
              <w:rPr>
                <w:rFonts w:ascii="宋体" w:hAnsi="宋体"/>
                <w:color w:val="000000"/>
              </w:rPr>
            </w:pPr>
            <w:r>
              <w:rPr>
                <w:rFonts w:ascii="宋体" w:hAnsi="宋体" w:hint="eastAsia"/>
                <w:color w:val="000000"/>
              </w:rPr>
              <w:t>变更申请单序号</w:t>
            </w:r>
          </w:p>
        </w:tc>
        <w:tc>
          <w:tcPr>
            <w:tcW w:w="1259" w:type="dxa"/>
            <w:shd w:val="clear" w:color="auto" w:fill="A6A6A6"/>
          </w:tcPr>
          <w:p w:rsidR="00C91CC1" w:rsidRDefault="00360228">
            <w:pPr>
              <w:rPr>
                <w:rFonts w:ascii="宋体" w:hAnsi="宋体"/>
                <w:color w:val="000000"/>
              </w:rPr>
            </w:pPr>
            <w:r>
              <w:rPr>
                <w:rFonts w:ascii="宋体" w:hAnsi="宋体" w:hint="eastAsia"/>
                <w:color w:val="000000"/>
              </w:rPr>
              <w:t>变更时间</w:t>
            </w:r>
          </w:p>
        </w:tc>
        <w:tc>
          <w:tcPr>
            <w:tcW w:w="3903" w:type="dxa"/>
            <w:shd w:val="clear" w:color="auto" w:fill="A6A6A6"/>
          </w:tcPr>
          <w:p w:rsidR="00C91CC1" w:rsidRDefault="00360228">
            <w:pPr>
              <w:rPr>
                <w:rFonts w:ascii="宋体" w:hAnsi="宋体"/>
                <w:color w:val="000000"/>
              </w:rPr>
            </w:pPr>
            <w:r>
              <w:rPr>
                <w:rFonts w:ascii="宋体" w:hAnsi="宋体" w:hint="eastAsia"/>
                <w:color w:val="000000"/>
              </w:rPr>
              <w:t>变更内容（</w:t>
            </w:r>
            <w:r>
              <w:rPr>
                <w:rFonts w:ascii="宋体" w:hAnsi="宋体" w:hint="eastAsia"/>
                <w:i/>
                <w:color w:val="000000"/>
              </w:rPr>
              <w:t>可用链接方法说明）</w:t>
            </w:r>
          </w:p>
        </w:tc>
        <w:tc>
          <w:tcPr>
            <w:tcW w:w="1217" w:type="dxa"/>
            <w:shd w:val="clear" w:color="auto" w:fill="A6A6A6"/>
          </w:tcPr>
          <w:p w:rsidR="00C91CC1" w:rsidRDefault="00360228">
            <w:pPr>
              <w:rPr>
                <w:rFonts w:ascii="宋体" w:hAnsi="宋体"/>
                <w:color w:val="000000"/>
              </w:rPr>
            </w:pPr>
            <w:r>
              <w:rPr>
                <w:rFonts w:ascii="宋体" w:hAnsi="宋体" w:hint="eastAsia"/>
                <w:color w:val="000000"/>
              </w:rPr>
              <w:t>撰写人</w:t>
            </w:r>
          </w:p>
        </w:tc>
      </w:tr>
      <w:tr w:rsidR="00C91CC1">
        <w:tc>
          <w:tcPr>
            <w:tcW w:w="842" w:type="dxa"/>
          </w:tcPr>
          <w:p w:rsidR="00C91CC1" w:rsidRDefault="00C91CC1">
            <w:pPr>
              <w:rPr>
                <w:rFonts w:ascii="宋体" w:hAnsi="宋体"/>
                <w:color w:val="7F7F7F"/>
              </w:rPr>
            </w:pPr>
          </w:p>
        </w:tc>
        <w:tc>
          <w:tcPr>
            <w:tcW w:w="1676" w:type="dxa"/>
          </w:tcPr>
          <w:p w:rsidR="00C91CC1" w:rsidRDefault="00C91CC1">
            <w:pPr>
              <w:rPr>
                <w:rFonts w:ascii="宋体" w:hAnsi="宋体"/>
                <w:color w:val="7F7F7F"/>
              </w:rPr>
            </w:pPr>
          </w:p>
        </w:tc>
        <w:tc>
          <w:tcPr>
            <w:tcW w:w="1259" w:type="dxa"/>
          </w:tcPr>
          <w:p w:rsidR="00C91CC1" w:rsidRDefault="00C91CC1">
            <w:pPr>
              <w:rPr>
                <w:rFonts w:ascii="宋体" w:hAnsi="宋体"/>
                <w:color w:val="7F7F7F"/>
              </w:rPr>
            </w:pPr>
          </w:p>
        </w:tc>
        <w:tc>
          <w:tcPr>
            <w:tcW w:w="3903" w:type="dxa"/>
          </w:tcPr>
          <w:p w:rsidR="00C91CC1" w:rsidRDefault="00C91CC1">
            <w:pPr>
              <w:rPr>
                <w:rFonts w:ascii="宋体" w:hAnsi="宋体"/>
                <w:i/>
                <w:color w:val="7F7F7F"/>
              </w:rPr>
            </w:pPr>
          </w:p>
        </w:tc>
        <w:tc>
          <w:tcPr>
            <w:tcW w:w="1217" w:type="dxa"/>
          </w:tcPr>
          <w:p w:rsidR="00C91CC1" w:rsidRDefault="00C91CC1">
            <w:pPr>
              <w:rPr>
                <w:rFonts w:ascii="宋体" w:hAnsi="宋体"/>
                <w:color w:val="7F7F7F"/>
              </w:rPr>
            </w:pPr>
          </w:p>
        </w:tc>
      </w:tr>
      <w:tr w:rsidR="00C91CC1">
        <w:tc>
          <w:tcPr>
            <w:tcW w:w="842" w:type="dxa"/>
          </w:tcPr>
          <w:p w:rsidR="00C91CC1" w:rsidRDefault="00C91CC1">
            <w:pPr>
              <w:rPr>
                <w:rFonts w:ascii="宋体" w:hAnsi="宋体"/>
                <w:color w:val="7F7F7F"/>
              </w:rPr>
            </w:pPr>
          </w:p>
        </w:tc>
        <w:tc>
          <w:tcPr>
            <w:tcW w:w="1676" w:type="dxa"/>
          </w:tcPr>
          <w:p w:rsidR="00C91CC1" w:rsidRDefault="00C91CC1">
            <w:pPr>
              <w:rPr>
                <w:rFonts w:ascii="宋体" w:hAnsi="宋体"/>
                <w:color w:val="7F7F7F"/>
              </w:rPr>
            </w:pPr>
          </w:p>
        </w:tc>
        <w:tc>
          <w:tcPr>
            <w:tcW w:w="1259" w:type="dxa"/>
          </w:tcPr>
          <w:p w:rsidR="00C91CC1" w:rsidRDefault="00C91CC1">
            <w:pPr>
              <w:rPr>
                <w:rFonts w:ascii="宋体" w:hAnsi="宋体"/>
                <w:color w:val="7F7F7F"/>
              </w:rPr>
            </w:pPr>
          </w:p>
        </w:tc>
        <w:tc>
          <w:tcPr>
            <w:tcW w:w="3903" w:type="dxa"/>
          </w:tcPr>
          <w:p w:rsidR="00C91CC1" w:rsidRDefault="00C91CC1">
            <w:pPr>
              <w:rPr>
                <w:rFonts w:ascii="宋体" w:hAnsi="宋体"/>
                <w:color w:val="7F7F7F"/>
              </w:rPr>
            </w:pPr>
          </w:p>
        </w:tc>
        <w:tc>
          <w:tcPr>
            <w:tcW w:w="1217" w:type="dxa"/>
          </w:tcPr>
          <w:p w:rsidR="00C91CC1" w:rsidRDefault="00C91CC1">
            <w:pPr>
              <w:rPr>
                <w:rFonts w:ascii="宋体" w:hAnsi="宋体"/>
                <w:color w:val="7F7F7F"/>
              </w:rPr>
            </w:pPr>
          </w:p>
        </w:tc>
      </w:tr>
    </w:tbl>
    <w:p w:rsidR="00A135AE" w:rsidRPr="00D764DA" w:rsidRDefault="00A135AE" w:rsidP="00D764DA">
      <w:pPr>
        <w:jc w:val="center"/>
        <w:rPr>
          <w:lang w:val="zh-CN"/>
        </w:rPr>
      </w:pPr>
      <w:r>
        <w:rPr>
          <w:lang w:val="zh-CN"/>
        </w:rPr>
        <w:br w:type="page"/>
      </w:r>
      <w:bookmarkStart w:id="0" w:name="_Toc351708223"/>
      <w:r w:rsidRPr="000C12F4">
        <w:rPr>
          <w:rFonts w:hint="eastAsia"/>
        </w:rPr>
        <w:lastRenderedPageBreak/>
        <w:t>程序模块划分</w:t>
      </w:r>
      <w:bookmarkEnd w:id="0"/>
    </w:p>
    <w:p w:rsidR="00A135AE" w:rsidRDefault="00A135AE" w:rsidP="00A135AE">
      <w:pPr>
        <w:pStyle w:val="2"/>
        <w:numPr>
          <w:ilvl w:val="1"/>
          <w:numId w:val="1"/>
        </w:numPr>
      </w:pPr>
      <w:bookmarkStart w:id="1" w:name="_Toc351708224"/>
      <w:r>
        <w:rPr>
          <w:rFonts w:hint="eastAsia"/>
        </w:rPr>
        <w:t>程序模块结构图</w:t>
      </w:r>
      <w:bookmarkEnd w:id="1"/>
    </w:p>
    <w:p w:rsidR="003312AE" w:rsidRPr="009F386F" w:rsidRDefault="001A6F2F" w:rsidP="009F386F">
      <w:pPr>
        <w:rPr>
          <w:lang w:val="zh-CN"/>
        </w:rPr>
      </w:pPr>
      <w:r>
        <w:rPr>
          <w:noProof/>
        </w:rPr>
        <w:drawing>
          <wp:inline distT="0" distB="0" distL="0" distR="0">
            <wp:extent cx="5331460" cy="1752600"/>
            <wp:effectExtent l="76200" t="38100" r="78740" b="1905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r w:rsidR="00DA7C28">
        <w:rPr>
          <w:noProof/>
        </w:rPr>
        <w:drawing>
          <wp:inline distT="0" distB="0" distL="0" distR="0">
            <wp:extent cx="5312410" cy="2686050"/>
            <wp:effectExtent l="95250" t="19050" r="59690" b="1905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003312AE">
        <w:rPr>
          <w:noProof/>
        </w:rPr>
        <w:drawing>
          <wp:inline distT="0" distB="0" distL="0" distR="0">
            <wp:extent cx="5369560" cy="1038225"/>
            <wp:effectExtent l="38100" t="19050" r="59690" b="28575"/>
            <wp:docPr id="10" name="图示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9F386F" w:rsidRPr="00961C0C" w:rsidRDefault="009F386F" w:rsidP="009F386F">
      <w:pPr>
        <w:pStyle w:val="2"/>
        <w:numPr>
          <w:ilvl w:val="1"/>
          <w:numId w:val="1"/>
        </w:numPr>
      </w:pPr>
      <w:bookmarkStart w:id="2" w:name="_Toc351708225"/>
      <w:r>
        <w:rPr>
          <w:rFonts w:hint="eastAsia"/>
        </w:rPr>
        <w:lastRenderedPageBreak/>
        <w:t>模块说明</w:t>
      </w:r>
      <w:bookmarkEnd w:id="2"/>
    </w:p>
    <w:p w:rsidR="00B54CC4" w:rsidRPr="00014442" w:rsidRDefault="00B54CC4" w:rsidP="00B54CC4">
      <w:pPr>
        <w:pStyle w:val="1"/>
        <w:numPr>
          <w:ilvl w:val="0"/>
          <w:numId w:val="1"/>
        </w:numPr>
        <w:spacing w:line="578" w:lineRule="auto"/>
      </w:pPr>
      <w:bookmarkStart w:id="3" w:name="_Toc351708232"/>
      <w:r w:rsidRPr="00232CC6">
        <w:rPr>
          <w:rFonts w:hint="eastAsia"/>
        </w:rPr>
        <w:t>名词定义</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0" w:type="dxa"/>
        </w:tblCellMar>
        <w:tblLook w:val="01E0"/>
      </w:tblPr>
      <w:tblGrid>
        <w:gridCol w:w="2088"/>
        <w:gridCol w:w="6434"/>
      </w:tblGrid>
      <w:tr w:rsidR="00B54CC4" w:rsidTr="0009429A">
        <w:tc>
          <w:tcPr>
            <w:tcW w:w="2088" w:type="dxa"/>
            <w:tcBorders>
              <w:top w:val="single" w:sz="4" w:space="0" w:color="auto"/>
              <w:left w:val="single" w:sz="4" w:space="0" w:color="auto"/>
              <w:bottom w:val="single" w:sz="4" w:space="0" w:color="auto"/>
              <w:right w:val="single" w:sz="4" w:space="0" w:color="auto"/>
            </w:tcBorders>
            <w:shd w:val="clear" w:color="auto" w:fill="C0C0C0"/>
            <w:hideMark/>
          </w:tcPr>
          <w:p w:rsidR="00B54CC4" w:rsidRDefault="00B54CC4" w:rsidP="0009429A">
            <w:pPr>
              <w:rPr>
                <w:b/>
                <w:sz w:val="28"/>
                <w:szCs w:val="28"/>
              </w:rPr>
            </w:pPr>
            <w:r>
              <w:rPr>
                <w:rFonts w:hint="eastAsia"/>
                <w:b/>
                <w:sz w:val="28"/>
                <w:szCs w:val="28"/>
              </w:rPr>
              <w:t>名称</w:t>
            </w:r>
          </w:p>
        </w:tc>
        <w:tc>
          <w:tcPr>
            <w:tcW w:w="6434" w:type="dxa"/>
            <w:tcBorders>
              <w:top w:val="single" w:sz="4" w:space="0" w:color="auto"/>
              <w:left w:val="single" w:sz="4" w:space="0" w:color="auto"/>
              <w:bottom w:val="single" w:sz="4" w:space="0" w:color="auto"/>
              <w:right w:val="single" w:sz="4" w:space="0" w:color="auto"/>
            </w:tcBorders>
            <w:shd w:val="clear" w:color="auto" w:fill="C0C0C0"/>
            <w:hideMark/>
          </w:tcPr>
          <w:p w:rsidR="00B54CC4" w:rsidRDefault="00B54CC4" w:rsidP="0009429A">
            <w:pPr>
              <w:rPr>
                <w:b/>
                <w:sz w:val="28"/>
                <w:szCs w:val="28"/>
              </w:rPr>
            </w:pPr>
            <w:r>
              <w:rPr>
                <w:rFonts w:hint="eastAsia"/>
                <w:b/>
                <w:sz w:val="28"/>
                <w:szCs w:val="28"/>
              </w:rPr>
              <w:t>描述</w:t>
            </w:r>
          </w:p>
        </w:tc>
      </w:tr>
      <w:tr w:rsidR="00B54CC4" w:rsidTr="0009429A">
        <w:trPr>
          <w:trHeight w:val="515"/>
        </w:trPr>
        <w:tc>
          <w:tcPr>
            <w:tcW w:w="2088" w:type="dxa"/>
            <w:tcBorders>
              <w:top w:val="single" w:sz="4" w:space="0" w:color="auto"/>
              <w:left w:val="single" w:sz="4" w:space="0" w:color="auto"/>
              <w:bottom w:val="single" w:sz="4" w:space="0" w:color="auto"/>
              <w:right w:val="single" w:sz="4" w:space="0" w:color="auto"/>
            </w:tcBorders>
            <w:hideMark/>
          </w:tcPr>
          <w:p w:rsidR="00B54CC4" w:rsidRDefault="00E07ADC" w:rsidP="001B5554">
            <w:pPr>
              <w:rPr>
                <w:b/>
                <w:sz w:val="24"/>
              </w:rPr>
            </w:pPr>
            <w:r w:rsidRPr="001B5554">
              <w:rPr>
                <w:rFonts w:hint="eastAsia"/>
                <w:b/>
                <w:sz w:val="24"/>
              </w:rPr>
              <w:t>阿里巴巴店铺</w:t>
            </w:r>
          </w:p>
        </w:tc>
        <w:tc>
          <w:tcPr>
            <w:tcW w:w="6434" w:type="dxa"/>
            <w:tcBorders>
              <w:top w:val="single" w:sz="4" w:space="0" w:color="auto"/>
              <w:left w:val="single" w:sz="4" w:space="0" w:color="auto"/>
              <w:bottom w:val="single" w:sz="4" w:space="0" w:color="auto"/>
              <w:right w:val="single" w:sz="4" w:space="0" w:color="auto"/>
            </w:tcBorders>
            <w:hideMark/>
          </w:tcPr>
          <w:p w:rsidR="00B54CC4" w:rsidRDefault="001B5554" w:rsidP="0009429A">
            <w:pPr>
              <w:rPr>
                <w:sz w:val="24"/>
              </w:rPr>
            </w:pPr>
            <w:r>
              <w:rPr>
                <w:rFonts w:hint="eastAsia"/>
                <w:sz w:val="24"/>
              </w:rPr>
              <w:t>我司在阿里巴巴平台开设的店铺天猫店、爱逛街店、全球购等</w:t>
            </w:r>
          </w:p>
        </w:tc>
      </w:tr>
      <w:tr w:rsidR="009826A6" w:rsidTr="0009429A">
        <w:trPr>
          <w:trHeight w:val="515"/>
        </w:trPr>
        <w:tc>
          <w:tcPr>
            <w:tcW w:w="2088" w:type="dxa"/>
            <w:tcBorders>
              <w:top w:val="single" w:sz="4" w:space="0" w:color="auto"/>
              <w:left w:val="single" w:sz="4" w:space="0" w:color="auto"/>
              <w:bottom w:val="single" w:sz="4" w:space="0" w:color="auto"/>
              <w:right w:val="single" w:sz="4" w:space="0" w:color="auto"/>
            </w:tcBorders>
            <w:hideMark/>
          </w:tcPr>
          <w:p w:rsidR="009826A6" w:rsidRDefault="001B5554" w:rsidP="0009429A">
            <w:pPr>
              <w:rPr>
                <w:b/>
                <w:sz w:val="24"/>
              </w:rPr>
            </w:pPr>
            <w:r>
              <w:rPr>
                <w:rFonts w:hint="eastAsia"/>
                <w:b/>
                <w:sz w:val="24"/>
              </w:rPr>
              <w:t>聚石塔</w:t>
            </w:r>
          </w:p>
        </w:tc>
        <w:tc>
          <w:tcPr>
            <w:tcW w:w="6434" w:type="dxa"/>
            <w:tcBorders>
              <w:top w:val="single" w:sz="4" w:space="0" w:color="auto"/>
              <w:left w:val="single" w:sz="4" w:space="0" w:color="auto"/>
              <w:bottom w:val="single" w:sz="4" w:space="0" w:color="auto"/>
              <w:right w:val="single" w:sz="4" w:space="0" w:color="auto"/>
            </w:tcBorders>
            <w:hideMark/>
          </w:tcPr>
          <w:p w:rsidR="009826A6" w:rsidRDefault="001B5554" w:rsidP="0009429A">
            <w:pPr>
              <w:rPr>
                <w:sz w:val="24"/>
              </w:rPr>
            </w:pPr>
            <w:r>
              <w:rPr>
                <w:rFonts w:hint="eastAsia"/>
                <w:sz w:val="24"/>
              </w:rPr>
              <w:t>阿里巴巴开放平台，主要提供消息，</w:t>
            </w:r>
            <w:r>
              <w:rPr>
                <w:rFonts w:hint="eastAsia"/>
                <w:sz w:val="24"/>
              </w:rPr>
              <w:t>api</w:t>
            </w:r>
            <w:r>
              <w:rPr>
                <w:rFonts w:hint="eastAsia"/>
                <w:sz w:val="24"/>
              </w:rPr>
              <w:t>服务</w:t>
            </w:r>
          </w:p>
        </w:tc>
      </w:tr>
      <w:tr w:rsidR="00161742" w:rsidTr="0009429A">
        <w:trPr>
          <w:trHeight w:val="515"/>
        </w:trPr>
        <w:tc>
          <w:tcPr>
            <w:tcW w:w="2088" w:type="dxa"/>
            <w:tcBorders>
              <w:top w:val="single" w:sz="4" w:space="0" w:color="auto"/>
              <w:left w:val="single" w:sz="4" w:space="0" w:color="auto"/>
              <w:bottom w:val="single" w:sz="4" w:space="0" w:color="auto"/>
              <w:right w:val="single" w:sz="4" w:space="0" w:color="auto"/>
            </w:tcBorders>
            <w:hideMark/>
          </w:tcPr>
          <w:p w:rsidR="00161742" w:rsidRDefault="00F3249A" w:rsidP="0009429A">
            <w:pPr>
              <w:rPr>
                <w:b/>
                <w:sz w:val="24"/>
              </w:rPr>
            </w:pPr>
            <w:r>
              <w:rPr>
                <w:rFonts w:hint="eastAsia"/>
                <w:b/>
                <w:sz w:val="24"/>
              </w:rPr>
              <w:t>API</w:t>
            </w:r>
          </w:p>
        </w:tc>
        <w:tc>
          <w:tcPr>
            <w:tcW w:w="6434" w:type="dxa"/>
            <w:tcBorders>
              <w:top w:val="single" w:sz="4" w:space="0" w:color="auto"/>
              <w:left w:val="single" w:sz="4" w:space="0" w:color="auto"/>
              <w:bottom w:val="single" w:sz="4" w:space="0" w:color="auto"/>
              <w:right w:val="single" w:sz="4" w:space="0" w:color="auto"/>
            </w:tcBorders>
            <w:hideMark/>
          </w:tcPr>
          <w:p w:rsidR="00161742" w:rsidRDefault="00F3249A" w:rsidP="0009429A">
            <w:pPr>
              <w:rPr>
                <w:sz w:val="24"/>
              </w:rPr>
            </w:pPr>
            <w:r>
              <w:rPr>
                <w:rFonts w:hint="eastAsia"/>
                <w:sz w:val="24"/>
              </w:rPr>
              <w:t>阿里巴巴开放平台开放</w:t>
            </w:r>
            <w:r>
              <w:rPr>
                <w:rFonts w:hint="eastAsia"/>
                <w:sz w:val="24"/>
              </w:rPr>
              <w:t>API</w:t>
            </w:r>
          </w:p>
        </w:tc>
      </w:tr>
      <w:tr w:rsidR="00D82704" w:rsidTr="0009429A">
        <w:trPr>
          <w:trHeight w:val="515"/>
        </w:trPr>
        <w:tc>
          <w:tcPr>
            <w:tcW w:w="2088" w:type="dxa"/>
            <w:tcBorders>
              <w:top w:val="single" w:sz="4" w:space="0" w:color="auto"/>
              <w:left w:val="single" w:sz="4" w:space="0" w:color="auto"/>
              <w:bottom w:val="single" w:sz="4" w:space="0" w:color="auto"/>
              <w:right w:val="single" w:sz="4" w:space="0" w:color="auto"/>
            </w:tcBorders>
            <w:hideMark/>
          </w:tcPr>
          <w:p w:rsidR="00D82704" w:rsidRDefault="008546F3" w:rsidP="00D82704">
            <w:pPr>
              <w:rPr>
                <w:b/>
                <w:sz w:val="24"/>
              </w:rPr>
            </w:pPr>
            <w:r>
              <w:rPr>
                <w:rFonts w:hint="eastAsia"/>
                <w:b/>
                <w:sz w:val="24"/>
              </w:rPr>
              <w:t>EDI API</w:t>
            </w:r>
          </w:p>
        </w:tc>
        <w:tc>
          <w:tcPr>
            <w:tcW w:w="6434" w:type="dxa"/>
            <w:tcBorders>
              <w:top w:val="single" w:sz="4" w:space="0" w:color="auto"/>
              <w:left w:val="single" w:sz="4" w:space="0" w:color="auto"/>
              <w:bottom w:val="single" w:sz="4" w:space="0" w:color="auto"/>
              <w:right w:val="single" w:sz="4" w:space="0" w:color="auto"/>
            </w:tcBorders>
            <w:hideMark/>
          </w:tcPr>
          <w:p w:rsidR="00D82704" w:rsidRDefault="008546F3" w:rsidP="005A09D3">
            <w:pPr>
              <w:rPr>
                <w:sz w:val="24"/>
              </w:rPr>
            </w:pPr>
            <w:r>
              <w:rPr>
                <w:rFonts w:hint="eastAsia"/>
                <w:sz w:val="24"/>
              </w:rPr>
              <w:t>EDI</w:t>
            </w:r>
            <w:r>
              <w:rPr>
                <w:rFonts w:hint="eastAsia"/>
                <w:sz w:val="24"/>
              </w:rPr>
              <w:t>对外、对内服务</w:t>
            </w:r>
          </w:p>
        </w:tc>
      </w:tr>
      <w:tr w:rsidR="00161742" w:rsidTr="0009429A">
        <w:trPr>
          <w:trHeight w:val="515"/>
        </w:trPr>
        <w:tc>
          <w:tcPr>
            <w:tcW w:w="2088" w:type="dxa"/>
            <w:tcBorders>
              <w:top w:val="single" w:sz="4" w:space="0" w:color="auto"/>
              <w:left w:val="single" w:sz="4" w:space="0" w:color="auto"/>
              <w:bottom w:val="single" w:sz="4" w:space="0" w:color="auto"/>
              <w:right w:val="single" w:sz="4" w:space="0" w:color="auto"/>
            </w:tcBorders>
            <w:hideMark/>
          </w:tcPr>
          <w:p w:rsidR="00161742" w:rsidRDefault="004D5E75" w:rsidP="0009429A">
            <w:pPr>
              <w:rPr>
                <w:b/>
                <w:sz w:val="24"/>
              </w:rPr>
            </w:pPr>
            <w:r>
              <w:rPr>
                <w:rFonts w:hint="eastAsia"/>
                <w:b/>
                <w:sz w:val="24"/>
              </w:rPr>
              <w:t>EDI</w:t>
            </w:r>
            <w:r>
              <w:rPr>
                <w:rFonts w:hint="eastAsia"/>
                <w:b/>
                <w:sz w:val="24"/>
              </w:rPr>
              <w:t>作业</w:t>
            </w:r>
          </w:p>
        </w:tc>
        <w:tc>
          <w:tcPr>
            <w:tcW w:w="6434" w:type="dxa"/>
            <w:tcBorders>
              <w:top w:val="single" w:sz="4" w:space="0" w:color="auto"/>
              <w:left w:val="single" w:sz="4" w:space="0" w:color="auto"/>
              <w:bottom w:val="single" w:sz="4" w:space="0" w:color="auto"/>
              <w:right w:val="single" w:sz="4" w:space="0" w:color="auto"/>
            </w:tcBorders>
            <w:hideMark/>
          </w:tcPr>
          <w:p w:rsidR="00161742" w:rsidRDefault="00161742" w:rsidP="004D5E75">
            <w:pPr>
              <w:rPr>
                <w:sz w:val="24"/>
              </w:rPr>
            </w:pPr>
            <w:r>
              <w:rPr>
                <w:rFonts w:hint="eastAsia"/>
                <w:sz w:val="24"/>
              </w:rPr>
              <w:t>EDI</w:t>
            </w:r>
            <w:r w:rsidR="004D5E75">
              <w:rPr>
                <w:rFonts w:hint="eastAsia"/>
                <w:sz w:val="24"/>
              </w:rPr>
              <w:t>对一些正逆向订单进行的补偿作业</w:t>
            </w:r>
          </w:p>
        </w:tc>
      </w:tr>
      <w:tr w:rsidR="00206E2F" w:rsidTr="0009429A">
        <w:trPr>
          <w:trHeight w:val="515"/>
        </w:trPr>
        <w:tc>
          <w:tcPr>
            <w:tcW w:w="2088" w:type="dxa"/>
            <w:tcBorders>
              <w:top w:val="single" w:sz="4" w:space="0" w:color="auto"/>
              <w:left w:val="single" w:sz="4" w:space="0" w:color="auto"/>
              <w:bottom w:val="single" w:sz="4" w:space="0" w:color="auto"/>
              <w:right w:val="single" w:sz="4" w:space="0" w:color="auto"/>
            </w:tcBorders>
            <w:hideMark/>
          </w:tcPr>
          <w:p w:rsidR="00206E2F" w:rsidRDefault="00D35DAD" w:rsidP="0009429A">
            <w:pPr>
              <w:rPr>
                <w:b/>
                <w:sz w:val="24"/>
              </w:rPr>
            </w:pPr>
            <w:r>
              <w:rPr>
                <w:rFonts w:hint="eastAsia"/>
                <w:b/>
                <w:sz w:val="24"/>
              </w:rPr>
              <w:t>订单</w:t>
            </w:r>
            <w:r w:rsidR="00A64B26">
              <w:rPr>
                <w:rFonts w:hint="eastAsia"/>
                <w:b/>
                <w:sz w:val="24"/>
              </w:rPr>
              <w:t>（正逆向）</w:t>
            </w:r>
          </w:p>
        </w:tc>
        <w:tc>
          <w:tcPr>
            <w:tcW w:w="6434" w:type="dxa"/>
            <w:tcBorders>
              <w:top w:val="single" w:sz="4" w:space="0" w:color="auto"/>
              <w:left w:val="single" w:sz="4" w:space="0" w:color="auto"/>
              <w:bottom w:val="single" w:sz="4" w:space="0" w:color="auto"/>
              <w:right w:val="single" w:sz="4" w:space="0" w:color="auto"/>
            </w:tcBorders>
            <w:hideMark/>
          </w:tcPr>
          <w:p w:rsidR="00206E2F" w:rsidRDefault="00D35DAD" w:rsidP="0009429A">
            <w:pPr>
              <w:rPr>
                <w:sz w:val="24"/>
              </w:rPr>
            </w:pPr>
            <w:r>
              <w:rPr>
                <w:rFonts w:hint="eastAsia"/>
                <w:sz w:val="24"/>
              </w:rPr>
              <w:t>EDI</w:t>
            </w:r>
            <w:r>
              <w:rPr>
                <w:rFonts w:hint="eastAsia"/>
                <w:sz w:val="24"/>
              </w:rPr>
              <w:t>对正逆向订单的抓取</w:t>
            </w:r>
          </w:p>
        </w:tc>
      </w:tr>
      <w:tr w:rsidR="00A64B26" w:rsidTr="0009429A">
        <w:trPr>
          <w:trHeight w:val="515"/>
        </w:trPr>
        <w:tc>
          <w:tcPr>
            <w:tcW w:w="2088" w:type="dxa"/>
            <w:tcBorders>
              <w:top w:val="single" w:sz="4" w:space="0" w:color="auto"/>
              <w:left w:val="single" w:sz="4" w:space="0" w:color="auto"/>
              <w:bottom w:val="single" w:sz="4" w:space="0" w:color="auto"/>
              <w:right w:val="single" w:sz="4" w:space="0" w:color="auto"/>
            </w:tcBorders>
            <w:hideMark/>
          </w:tcPr>
          <w:p w:rsidR="00A64B26" w:rsidRDefault="00A64B26" w:rsidP="0009429A">
            <w:pPr>
              <w:rPr>
                <w:b/>
                <w:sz w:val="24"/>
              </w:rPr>
            </w:pPr>
            <w:r>
              <w:rPr>
                <w:rFonts w:hint="eastAsia"/>
                <w:b/>
                <w:sz w:val="24"/>
              </w:rPr>
              <w:t>快递公司</w:t>
            </w:r>
          </w:p>
        </w:tc>
        <w:tc>
          <w:tcPr>
            <w:tcW w:w="6434" w:type="dxa"/>
            <w:tcBorders>
              <w:top w:val="single" w:sz="4" w:space="0" w:color="auto"/>
              <w:left w:val="single" w:sz="4" w:space="0" w:color="auto"/>
              <w:bottom w:val="single" w:sz="4" w:space="0" w:color="auto"/>
              <w:right w:val="single" w:sz="4" w:space="0" w:color="auto"/>
            </w:tcBorders>
            <w:hideMark/>
          </w:tcPr>
          <w:p w:rsidR="00A64B26" w:rsidRDefault="00A64B26" w:rsidP="0009429A">
            <w:pPr>
              <w:rPr>
                <w:sz w:val="24"/>
              </w:rPr>
            </w:pPr>
            <w:r>
              <w:rPr>
                <w:rFonts w:hint="eastAsia"/>
                <w:sz w:val="24"/>
              </w:rPr>
              <w:t>阿里系与我司快递公司编码对应关系维护</w:t>
            </w:r>
          </w:p>
        </w:tc>
      </w:tr>
      <w:tr w:rsidR="00A64B26" w:rsidTr="0009429A">
        <w:trPr>
          <w:trHeight w:val="515"/>
        </w:trPr>
        <w:tc>
          <w:tcPr>
            <w:tcW w:w="2088" w:type="dxa"/>
            <w:tcBorders>
              <w:top w:val="single" w:sz="4" w:space="0" w:color="auto"/>
              <w:left w:val="single" w:sz="4" w:space="0" w:color="auto"/>
              <w:bottom w:val="single" w:sz="4" w:space="0" w:color="auto"/>
              <w:right w:val="single" w:sz="4" w:space="0" w:color="auto"/>
            </w:tcBorders>
            <w:hideMark/>
          </w:tcPr>
          <w:p w:rsidR="00A64B26" w:rsidRDefault="00A64B26" w:rsidP="0009429A">
            <w:pPr>
              <w:rPr>
                <w:b/>
                <w:sz w:val="24"/>
              </w:rPr>
            </w:pPr>
            <w:r>
              <w:rPr>
                <w:rFonts w:hint="eastAsia"/>
                <w:b/>
                <w:sz w:val="24"/>
              </w:rPr>
              <w:t>地址</w:t>
            </w:r>
          </w:p>
        </w:tc>
        <w:tc>
          <w:tcPr>
            <w:tcW w:w="6434" w:type="dxa"/>
            <w:tcBorders>
              <w:top w:val="single" w:sz="4" w:space="0" w:color="auto"/>
              <w:left w:val="single" w:sz="4" w:space="0" w:color="auto"/>
              <w:bottom w:val="single" w:sz="4" w:space="0" w:color="auto"/>
              <w:right w:val="single" w:sz="4" w:space="0" w:color="auto"/>
            </w:tcBorders>
            <w:hideMark/>
          </w:tcPr>
          <w:p w:rsidR="00A64B26" w:rsidRDefault="00A64B26" w:rsidP="0009429A">
            <w:pPr>
              <w:rPr>
                <w:sz w:val="24"/>
              </w:rPr>
            </w:pPr>
            <w:r>
              <w:rPr>
                <w:rFonts w:hint="eastAsia"/>
                <w:sz w:val="24"/>
              </w:rPr>
              <w:t>阿里系与我司地址簿编码对应关系维护</w:t>
            </w:r>
          </w:p>
        </w:tc>
      </w:tr>
      <w:tr w:rsidR="00F56BB4" w:rsidTr="0009429A">
        <w:trPr>
          <w:trHeight w:val="515"/>
        </w:trPr>
        <w:tc>
          <w:tcPr>
            <w:tcW w:w="2088" w:type="dxa"/>
            <w:tcBorders>
              <w:top w:val="single" w:sz="4" w:space="0" w:color="auto"/>
              <w:left w:val="single" w:sz="4" w:space="0" w:color="auto"/>
              <w:bottom w:val="single" w:sz="4" w:space="0" w:color="auto"/>
              <w:right w:val="single" w:sz="4" w:space="0" w:color="auto"/>
            </w:tcBorders>
            <w:hideMark/>
          </w:tcPr>
          <w:p w:rsidR="00F56BB4" w:rsidRDefault="00F56BB4" w:rsidP="0009429A">
            <w:pPr>
              <w:rPr>
                <w:b/>
                <w:sz w:val="24"/>
              </w:rPr>
            </w:pPr>
            <w:r>
              <w:rPr>
                <w:rFonts w:hint="eastAsia"/>
                <w:b/>
                <w:sz w:val="24"/>
              </w:rPr>
              <w:t>库存</w:t>
            </w:r>
          </w:p>
        </w:tc>
        <w:tc>
          <w:tcPr>
            <w:tcW w:w="6434" w:type="dxa"/>
            <w:tcBorders>
              <w:top w:val="single" w:sz="4" w:space="0" w:color="auto"/>
              <w:left w:val="single" w:sz="4" w:space="0" w:color="auto"/>
              <w:bottom w:val="single" w:sz="4" w:space="0" w:color="auto"/>
              <w:right w:val="single" w:sz="4" w:space="0" w:color="auto"/>
            </w:tcBorders>
            <w:hideMark/>
          </w:tcPr>
          <w:p w:rsidR="00F56BB4" w:rsidRDefault="00F56BB4" w:rsidP="0009429A">
            <w:pPr>
              <w:rPr>
                <w:sz w:val="24"/>
              </w:rPr>
            </w:pPr>
            <w:r>
              <w:rPr>
                <w:rFonts w:hint="eastAsia"/>
                <w:sz w:val="24"/>
              </w:rPr>
              <w:t>库存对接</w:t>
            </w:r>
          </w:p>
        </w:tc>
      </w:tr>
      <w:tr w:rsidR="00F56BB4" w:rsidTr="0009429A">
        <w:trPr>
          <w:trHeight w:val="515"/>
        </w:trPr>
        <w:tc>
          <w:tcPr>
            <w:tcW w:w="2088" w:type="dxa"/>
            <w:tcBorders>
              <w:top w:val="single" w:sz="4" w:space="0" w:color="auto"/>
              <w:left w:val="single" w:sz="4" w:space="0" w:color="auto"/>
              <w:bottom w:val="single" w:sz="4" w:space="0" w:color="auto"/>
              <w:right w:val="single" w:sz="4" w:space="0" w:color="auto"/>
            </w:tcBorders>
            <w:hideMark/>
          </w:tcPr>
          <w:p w:rsidR="00F56BB4" w:rsidRDefault="00F56BB4" w:rsidP="0009429A">
            <w:pPr>
              <w:rPr>
                <w:b/>
                <w:sz w:val="24"/>
              </w:rPr>
            </w:pPr>
            <w:r>
              <w:rPr>
                <w:rFonts w:hint="eastAsia"/>
                <w:b/>
                <w:sz w:val="24"/>
              </w:rPr>
              <w:t>价格</w:t>
            </w:r>
          </w:p>
        </w:tc>
        <w:tc>
          <w:tcPr>
            <w:tcW w:w="6434" w:type="dxa"/>
            <w:tcBorders>
              <w:top w:val="single" w:sz="4" w:space="0" w:color="auto"/>
              <w:left w:val="single" w:sz="4" w:space="0" w:color="auto"/>
              <w:bottom w:val="single" w:sz="4" w:space="0" w:color="auto"/>
              <w:right w:val="single" w:sz="4" w:space="0" w:color="auto"/>
            </w:tcBorders>
            <w:hideMark/>
          </w:tcPr>
          <w:p w:rsidR="00F56BB4" w:rsidRDefault="00F56BB4" w:rsidP="0009429A">
            <w:pPr>
              <w:rPr>
                <w:sz w:val="24"/>
              </w:rPr>
            </w:pPr>
            <w:r>
              <w:rPr>
                <w:rFonts w:hint="eastAsia"/>
                <w:sz w:val="24"/>
              </w:rPr>
              <w:t>价格对接</w:t>
            </w:r>
          </w:p>
        </w:tc>
      </w:tr>
      <w:tr w:rsidR="009826A6" w:rsidTr="0009429A">
        <w:trPr>
          <w:trHeight w:val="515"/>
        </w:trPr>
        <w:tc>
          <w:tcPr>
            <w:tcW w:w="2088" w:type="dxa"/>
            <w:tcBorders>
              <w:top w:val="single" w:sz="4" w:space="0" w:color="auto"/>
              <w:left w:val="single" w:sz="4" w:space="0" w:color="auto"/>
              <w:bottom w:val="single" w:sz="4" w:space="0" w:color="auto"/>
              <w:right w:val="single" w:sz="4" w:space="0" w:color="auto"/>
            </w:tcBorders>
            <w:hideMark/>
          </w:tcPr>
          <w:p w:rsidR="009826A6" w:rsidRDefault="00A64B26" w:rsidP="0009429A">
            <w:pPr>
              <w:rPr>
                <w:b/>
                <w:sz w:val="24"/>
              </w:rPr>
            </w:pPr>
            <w:r>
              <w:rPr>
                <w:rFonts w:hint="eastAsia"/>
                <w:b/>
                <w:sz w:val="24"/>
              </w:rPr>
              <w:t>商品（上下架）</w:t>
            </w:r>
          </w:p>
        </w:tc>
        <w:tc>
          <w:tcPr>
            <w:tcW w:w="6434" w:type="dxa"/>
            <w:tcBorders>
              <w:top w:val="single" w:sz="4" w:space="0" w:color="auto"/>
              <w:left w:val="single" w:sz="4" w:space="0" w:color="auto"/>
              <w:bottom w:val="single" w:sz="4" w:space="0" w:color="auto"/>
              <w:right w:val="single" w:sz="4" w:space="0" w:color="auto"/>
            </w:tcBorders>
            <w:hideMark/>
          </w:tcPr>
          <w:p w:rsidR="009826A6" w:rsidRDefault="00A64B26" w:rsidP="00A64B26">
            <w:pPr>
              <w:rPr>
                <w:sz w:val="24"/>
              </w:rPr>
            </w:pPr>
            <w:r>
              <w:rPr>
                <w:rFonts w:hint="eastAsia"/>
                <w:sz w:val="24"/>
              </w:rPr>
              <w:t>EDI</w:t>
            </w:r>
            <w:r>
              <w:rPr>
                <w:rFonts w:hint="eastAsia"/>
                <w:sz w:val="24"/>
              </w:rPr>
              <w:t>对我司开设店铺中商品的上下架管理</w:t>
            </w:r>
          </w:p>
        </w:tc>
      </w:tr>
      <w:tr w:rsidR="00A64B26" w:rsidTr="0009429A">
        <w:trPr>
          <w:trHeight w:val="515"/>
        </w:trPr>
        <w:tc>
          <w:tcPr>
            <w:tcW w:w="2088" w:type="dxa"/>
            <w:tcBorders>
              <w:top w:val="single" w:sz="4" w:space="0" w:color="auto"/>
              <w:left w:val="single" w:sz="4" w:space="0" w:color="auto"/>
              <w:bottom w:val="single" w:sz="4" w:space="0" w:color="auto"/>
              <w:right w:val="single" w:sz="4" w:space="0" w:color="auto"/>
            </w:tcBorders>
          </w:tcPr>
          <w:p w:rsidR="00A64B26" w:rsidRDefault="00A64B26" w:rsidP="0009429A">
            <w:pPr>
              <w:rPr>
                <w:b/>
                <w:sz w:val="24"/>
              </w:rPr>
            </w:pPr>
          </w:p>
        </w:tc>
        <w:tc>
          <w:tcPr>
            <w:tcW w:w="6434" w:type="dxa"/>
            <w:tcBorders>
              <w:top w:val="single" w:sz="4" w:space="0" w:color="auto"/>
              <w:left w:val="single" w:sz="4" w:space="0" w:color="auto"/>
              <w:bottom w:val="single" w:sz="4" w:space="0" w:color="auto"/>
              <w:right w:val="single" w:sz="4" w:space="0" w:color="auto"/>
            </w:tcBorders>
          </w:tcPr>
          <w:p w:rsidR="00A64B26" w:rsidRDefault="00A64B26" w:rsidP="00A64B26">
            <w:pPr>
              <w:rPr>
                <w:sz w:val="24"/>
              </w:rPr>
            </w:pPr>
          </w:p>
        </w:tc>
      </w:tr>
    </w:tbl>
    <w:p w:rsidR="00B54CC4" w:rsidRPr="00232CC6" w:rsidRDefault="00B54CC4" w:rsidP="00B54CC4">
      <w:pPr>
        <w:pStyle w:val="a5"/>
        <w:ind w:firstLineChars="0" w:firstLine="0"/>
        <w:rPr>
          <w:b/>
        </w:rPr>
      </w:pPr>
    </w:p>
    <w:p w:rsidR="00DE184F" w:rsidRPr="007279EC" w:rsidRDefault="00DE184F" w:rsidP="00DE184F">
      <w:pPr>
        <w:pStyle w:val="1"/>
        <w:numPr>
          <w:ilvl w:val="0"/>
          <w:numId w:val="1"/>
        </w:numPr>
        <w:spacing w:line="578" w:lineRule="auto"/>
      </w:pPr>
      <w:bookmarkStart w:id="4" w:name="_Toc351708233"/>
      <w:r w:rsidRPr="00232CC6">
        <w:rPr>
          <w:rFonts w:hint="eastAsia"/>
        </w:rPr>
        <w:lastRenderedPageBreak/>
        <w:t>角色定义</w:t>
      </w:r>
      <w:bookmarkEnd w:id="4"/>
    </w:p>
    <w:p w:rsidR="00360228" w:rsidRDefault="00DE184F" w:rsidP="00DE7B65">
      <w:pPr>
        <w:pStyle w:val="1"/>
        <w:numPr>
          <w:ilvl w:val="0"/>
          <w:numId w:val="1"/>
        </w:numPr>
        <w:spacing w:line="578" w:lineRule="auto"/>
      </w:pPr>
      <w:bookmarkStart w:id="5" w:name="_Toc351708234"/>
      <w:r w:rsidRPr="000C12F4">
        <w:rPr>
          <w:rFonts w:hint="eastAsia"/>
        </w:rPr>
        <w:t>数据库说明</w:t>
      </w:r>
      <w:bookmarkEnd w:id="5"/>
    </w:p>
    <w:p w:rsidR="00DE7B65" w:rsidRPr="00DE7B65" w:rsidRDefault="00DE7B65" w:rsidP="00DE7B65"/>
    <w:p w:rsidR="00DE7B65" w:rsidRDefault="00EC10EE" w:rsidP="00DE7B65">
      <w:pPr>
        <w:pStyle w:val="1"/>
        <w:numPr>
          <w:ilvl w:val="0"/>
          <w:numId w:val="1"/>
        </w:numPr>
        <w:spacing w:line="578" w:lineRule="auto"/>
      </w:pPr>
      <w:r>
        <w:rPr>
          <w:rFonts w:hint="eastAsia"/>
        </w:rPr>
        <w:t>功能介绍</w:t>
      </w:r>
      <w:bookmarkStart w:id="6" w:name="_Toc395706040"/>
    </w:p>
    <w:p w:rsidR="002A2AF2" w:rsidRDefault="002A2AF2" w:rsidP="002A2AF2">
      <w:pPr>
        <w:pStyle w:val="2"/>
      </w:pPr>
      <w:r>
        <w:rPr>
          <w:rFonts w:hint="eastAsia"/>
        </w:rPr>
        <w:t>5.1</w:t>
      </w:r>
      <w:r>
        <w:rPr>
          <w:rFonts w:hint="eastAsia"/>
        </w:rPr>
        <w:t>参数管理</w:t>
      </w:r>
    </w:p>
    <w:p w:rsidR="009206C7" w:rsidRDefault="002A2AF2" w:rsidP="00680D23">
      <w:pPr>
        <w:pStyle w:val="3"/>
        <w:rPr>
          <w:rFonts w:hint="eastAsia"/>
        </w:rPr>
      </w:pPr>
      <w:r>
        <w:rPr>
          <w:rFonts w:hint="eastAsia"/>
        </w:rPr>
        <w:t>5.1.1</w:t>
      </w:r>
      <w:r>
        <w:rPr>
          <w:rFonts w:hint="eastAsia"/>
        </w:rPr>
        <w:t>快递公司</w:t>
      </w:r>
      <w:r w:rsidR="00592374">
        <w:rPr>
          <w:rFonts w:hint="eastAsia"/>
        </w:rPr>
        <w:t>配置</w:t>
      </w:r>
    </w:p>
    <w:p w:rsidR="00FE2094" w:rsidRPr="00FE2094" w:rsidRDefault="00FE2094" w:rsidP="008553E8">
      <w:pPr>
        <w:pStyle w:val="4"/>
      </w:pPr>
      <w:r>
        <w:rPr>
          <w:rFonts w:hint="eastAsia"/>
        </w:rPr>
        <w:t>5.1.1.1</w:t>
      </w:r>
      <w:r>
        <w:rPr>
          <w:rFonts w:hint="eastAsia"/>
        </w:rPr>
        <w:t>功能描述</w:t>
      </w:r>
    </w:p>
    <w:p w:rsidR="00A74AA9" w:rsidRPr="00A74AA9" w:rsidRDefault="00A74AA9" w:rsidP="00A74AA9">
      <w:r>
        <w:rPr>
          <w:rFonts w:hint="eastAsia"/>
        </w:rPr>
        <w:tab/>
      </w:r>
      <w:r>
        <w:rPr>
          <w:rFonts w:hint="eastAsia"/>
        </w:rPr>
        <w:t>系统</w:t>
      </w:r>
      <w:r w:rsidR="00C22CFE">
        <w:rPr>
          <w:rFonts w:hint="eastAsia"/>
        </w:rPr>
        <w:t>初始化地址信息。系统配置好王府井快递公司后，新增一个渠道需要将这个渠道的所有快递公司抓取下来，按照名称与王府井快递公司匹配。王府井快递公司没有被匹配的需要手动进行匹配。</w:t>
      </w:r>
    </w:p>
    <w:p w:rsidR="00AE1384" w:rsidRDefault="00AE1384" w:rsidP="00AE1384">
      <w:pPr>
        <w:rPr>
          <w:rFonts w:hint="eastAsia"/>
        </w:rPr>
      </w:pPr>
      <w:r>
        <w:rPr>
          <w:rFonts w:hint="eastAsia"/>
        </w:rPr>
        <w:tab/>
      </w:r>
      <w:r>
        <w:rPr>
          <w:rFonts w:hint="eastAsia"/>
        </w:rPr>
        <w:t>操作人员登陆</w:t>
      </w:r>
      <w:r>
        <w:rPr>
          <w:rFonts w:hint="eastAsia"/>
        </w:rPr>
        <w:t>EDI</w:t>
      </w:r>
      <w:r>
        <w:rPr>
          <w:rFonts w:hint="eastAsia"/>
        </w:rPr>
        <w:t>，编辑阿里系快递公司与王府井快递公司对应管理</w:t>
      </w:r>
    </w:p>
    <w:p w:rsidR="008553E8" w:rsidRDefault="008553E8" w:rsidP="008553E8">
      <w:pPr>
        <w:pStyle w:val="4"/>
        <w:rPr>
          <w:rFonts w:hint="eastAsia"/>
        </w:rPr>
      </w:pPr>
      <w:r>
        <w:rPr>
          <w:rFonts w:hint="eastAsia"/>
        </w:rPr>
        <w:t>5.1.1.2</w:t>
      </w:r>
      <w:r>
        <w:rPr>
          <w:rFonts w:hint="eastAsia"/>
        </w:rPr>
        <w:t>流程</w:t>
      </w:r>
    </w:p>
    <w:p w:rsidR="00447E4C" w:rsidRDefault="00447E4C" w:rsidP="008C1D5D">
      <w:pPr>
        <w:pStyle w:val="4"/>
        <w:rPr>
          <w:rFonts w:hint="eastAsia"/>
        </w:rPr>
      </w:pPr>
      <w:r>
        <w:rPr>
          <w:rFonts w:hint="eastAsia"/>
        </w:rPr>
        <w:t>5.1.1.3</w:t>
      </w:r>
      <w:r>
        <w:rPr>
          <w:rFonts w:hint="eastAsia"/>
        </w:rPr>
        <w:t>主要界面</w:t>
      </w:r>
    </w:p>
    <w:p w:rsidR="007D6949" w:rsidRPr="007D6949" w:rsidRDefault="007D6949" w:rsidP="007D6949">
      <w:pPr>
        <w:rPr>
          <w:rFonts w:hint="eastAsia"/>
        </w:rPr>
      </w:pPr>
      <w:r>
        <w:rPr>
          <w:rFonts w:hint="eastAsia"/>
        </w:rPr>
        <w:tab/>
      </w:r>
      <w:r w:rsidR="00A97991">
        <w:object w:dxaOrig="10846" w:dyaOrig="6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4.75pt;height:234.75pt" o:ole="">
            <v:imagedata r:id="rId21" o:title=""/>
          </v:shape>
          <o:OLEObject Type="Embed" ProgID="Visio.Drawing.11" ShapeID="_x0000_i1027" DrawAspect="Content" ObjectID="_1514124373" r:id="rId22"/>
        </w:object>
      </w:r>
    </w:p>
    <w:p w:rsidR="00447E4C" w:rsidRDefault="00447E4C" w:rsidP="00447E4C">
      <w:pPr>
        <w:pStyle w:val="4"/>
        <w:rPr>
          <w:rFonts w:hint="eastAsia"/>
        </w:rPr>
      </w:pPr>
      <w:r>
        <w:rPr>
          <w:rFonts w:hint="eastAsia"/>
        </w:rPr>
        <w:t>5.1.1.4</w:t>
      </w:r>
      <w:r w:rsidR="0000230A">
        <w:rPr>
          <w:rFonts w:hint="eastAsia"/>
        </w:rPr>
        <w:t>主要</w:t>
      </w:r>
      <w:r w:rsidR="00C123DE">
        <w:rPr>
          <w:rFonts w:hint="eastAsia"/>
        </w:rPr>
        <w:t>字段</w:t>
      </w:r>
    </w:p>
    <w:tbl>
      <w:tblPr>
        <w:tblStyle w:val="a9"/>
        <w:tblW w:w="0" w:type="auto"/>
        <w:tblLook w:val="04A0"/>
      </w:tblPr>
      <w:tblGrid>
        <w:gridCol w:w="1473"/>
        <w:gridCol w:w="2360"/>
        <w:gridCol w:w="1325"/>
        <w:gridCol w:w="1395"/>
        <w:gridCol w:w="1969"/>
      </w:tblGrid>
      <w:tr w:rsidR="002A31C0" w:rsidTr="002A31C0">
        <w:tc>
          <w:tcPr>
            <w:tcW w:w="1473" w:type="dxa"/>
          </w:tcPr>
          <w:p w:rsidR="002A31C0" w:rsidRDefault="002A31C0" w:rsidP="00547DEE">
            <w:pPr>
              <w:rPr>
                <w:rFonts w:hint="eastAsia"/>
              </w:rPr>
            </w:pPr>
            <w:r>
              <w:rPr>
                <w:rFonts w:hint="eastAsia"/>
              </w:rPr>
              <w:t>字段名称</w:t>
            </w:r>
          </w:p>
        </w:tc>
        <w:tc>
          <w:tcPr>
            <w:tcW w:w="2360" w:type="dxa"/>
          </w:tcPr>
          <w:p w:rsidR="002A31C0" w:rsidRDefault="002A31C0" w:rsidP="00547DEE">
            <w:pPr>
              <w:rPr>
                <w:rFonts w:hint="eastAsia"/>
              </w:rPr>
            </w:pPr>
            <w:r>
              <w:rPr>
                <w:rFonts w:hint="eastAsia"/>
              </w:rPr>
              <w:t>英文名称</w:t>
            </w:r>
          </w:p>
        </w:tc>
        <w:tc>
          <w:tcPr>
            <w:tcW w:w="1325" w:type="dxa"/>
          </w:tcPr>
          <w:p w:rsidR="002A31C0" w:rsidRDefault="002A31C0" w:rsidP="00547DEE">
            <w:pPr>
              <w:rPr>
                <w:rFonts w:hint="eastAsia"/>
              </w:rPr>
            </w:pPr>
            <w:r>
              <w:rPr>
                <w:rFonts w:hint="eastAsia"/>
              </w:rPr>
              <w:t>类型</w:t>
            </w:r>
          </w:p>
        </w:tc>
        <w:tc>
          <w:tcPr>
            <w:tcW w:w="1395" w:type="dxa"/>
          </w:tcPr>
          <w:p w:rsidR="002A31C0" w:rsidRDefault="002A31C0" w:rsidP="0091370F">
            <w:pPr>
              <w:jc w:val="center"/>
              <w:rPr>
                <w:rFonts w:hint="eastAsia"/>
              </w:rPr>
            </w:pPr>
            <w:r>
              <w:rPr>
                <w:rFonts w:hint="eastAsia"/>
              </w:rPr>
              <w:t>是否必填</w:t>
            </w:r>
          </w:p>
        </w:tc>
        <w:tc>
          <w:tcPr>
            <w:tcW w:w="1969" w:type="dxa"/>
          </w:tcPr>
          <w:p w:rsidR="002A31C0" w:rsidRDefault="002A31C0" w:rsidP="00AC77D8">
            <w:pPr>
              <w:jc w:val="left"/>
              <w:rPr>
                <w:rFonts w:hint="eastAsia"/>
              </w:rPr>
            </w:pPr>
            <w:r>
              <w:rPr>
                <w:rFonts w:hint="eastAsia"/>
              </w:rPr>
              <w:t>备注</w:t>
            </w:r>
          </w:p>
        </w:tc>
      </w:tr>
      <w:tr w:rsidR="002A31C0" w:rsidTr="002A31C0">
        <w:tc>
          <w:tcPr>
            <w:tcW w:w="1473" w:type="dxa"/>
          </w:tcPr>
          <w:p w:rsidR="002A31C0" w:rsidRDefault="002A31C0" w:rsidP="00AC5B25">
            <w:r>
              <w:rPr>
                <w:rFonts w:hint="eastAsia"/>
              </w:rPr>
              <w:t>类型</w:t>
            </w:r>
          </w:p>
        </w:tc>
        <w:tc>
          <w:tcPr>
            <w:tcW w:w="2360" w:type="dxa"/>
          </w:tcPr>
          <w:p w:rsidR="002A31C0" w:rsidRDefault="002A31C0" w:rsidP="00AC5B25">
            <w:r>
              <w:rPr>
                <w:rFonts w:hint="eastAsia"/>
              </w:rPr>
              <w:t>TYPE</w:t>
            </w:r>
          </w:p>
        </w:tc>
        <w:tc>
          <w:tcPr>
            <w:tcW w:w="1325" w:type="dxa"/>
          </w:tcPr>
          <w:p w:rsidR="002A31C0" w:rsidRDefault="002A31C0" w:rsidP="00AC5B25">
            <w:r>
              <w:rPr>
                <w:rFonts w:hint="eastAsia"/>
              </w:rPr>
              <w:t>字符串</w:t>
            </w:r>
          </w:p>
        </w:tc>
        <w:tc>
          <w:tcPr>
            <w:tcW w:w="1395" w:type="dxa"/>
          </w:tcPr>
          <w:p w:rsidR="002A31C0" w:rsidRDefault="0091370F" w:rsidP="0091370F">
            <w:pPr>
              <w:jc w:val="center"/>
              <w:rPr>
                <w:rFonts w:hint="eastAsia"/>
              </w:rPr>
            </w:pPr>
            <w:r>
              <w:rPr>
                <w:rFonts w:hint="eastAsia"/>
              </w:rPr>
              <w:t>是</w:t>
            </w:r>
          </w:p>
        </w:tc>
        <w:tc>
          <w:tcPr>
            <w:tcW w:w="1969" w:type="dxa"/>
          </w:tcPr>
          <w:p w:rsidR="002A31C0" w:rsidRDefault="002A31C0" w:rsidP="00AC77D8">
            <w:pPr>
              <w:jc w:val="left"/>
              <w:rPr>
                <w:rFonts w:hint="eastAsia"/>
              </w:rPr>
            </w:pPr>
            <w:r>
              <w:rPr>
                <w:rFonts w:hint="eastAsia"/>
              </w:rPr>
              <w:t>如：</w:t>
            </w:r>
          </w:p>
          <w:p w:rsidR="002A31C0" w:rsidRDefault="002A31C0" w:rsidP="00AC77D8">
            <w:pPr>
              <w:jc w:val="left"/>
              <w:rPr>
                <w:rFonts w:hint="eastAsia"/>
              </w:rPr>
            </w:pPr>
            <w:r>
              <w:rPr>
                <w:rFonts w:hint="eastAsia"/>
              </w:rPr>
              <w:t>ALI_EXPRESS,</w:t>
            </w:r>
          </w:p>
          <w:p w:rsidR="002A31C0" w:rsidRDefault="002A31C0" w:rsidP="00AC77D8">
            <w:pPr>
              <w:jc w:val="left"/>
              <w:rPr>
                <w:rFonts w:hint="eastAsia"/>
              </w:rPr>
            </w:pPr>
            <w:r>
              <w:rPr>
                <w:rFonts w:hint="eastAsia"/>
              </w:rPr>
              <w:t>JM_EXPRESS,</w:t>
            </w:r>
          </w:p>
          <w:p w:rsidR="002A31C0" w:rsidRDefault="002A31C0" w:rsidP="00AC77D8">
            <w:pPr>
              <w:jc w:val="left"/>
              <w:rPr>
                <w:rFonts w:hint="eastAsia"/>
              </w:rPr>
            </w:pPr>
            <w:r>
              <w:rPr>
                <w:rFonts w:hint="eastAsia"/>
              </w:rPr>
              <w:t>YZ_EXPRESS</w:t>
            </w:r>
            <w:r>
              <w:rPr>
                <w:rFonts w:hint="eastAsia"/>
              </w:rPr>
              <w:t>，</w:t>
            </w:r>
          </w:p>
          <w:p w:rsidR="002A31C0" w:rsidRPr="00114F47" w:rsidRDefault="002A31C0" w:rsidP="00AC77D8">
            <w:pPr>
              <w:jc w:val="left"/>
            </w:pPr>
            <w:r>
              <w:rPr>
                <w:rFonts w:hint="eastAsia"/>
              </w:rPr>
              <w:t>WFJ_EXPRESS</w:t>
            </w:r>
          </w:p>
        </w:tc>
      </w:tr>
      <w:tr w:rsidR="002A31C0" w:rsidTr="002A31C0">
        <w:tc>
          <w:tcPr>
            <w:tcW w:w="1473" w:type="dxa"/>
          </w:tcPr>
          <w:p w:rsidR="002A31C0" w:rsidRDefault="002A31C0" w:rsidP="00AC5B25">
            <w:r>
              <w:rPr>
                <w:rFonts w:hint="eastAsia"/>
              </w:rPr>
              <w:t>快递名称</w:t>
            </w:r>
          </w:p>
        </w:tc>
        <w:tc>
          <w:tcPr>
            <w:tcW w:w="2360" w:type="dxa"/>
          </w:tcPr>
          <w:p w:rsidR="002A31C0" w:rsidRDefault="002A31C0" w:rsidP="0011530A">
            <w:r>
              <w:rPr>
                <w:rFonts w:hint="eastAsia"/>
              </w:rPr>
              <w:t>EXPRESS_NAME</w:t>
            </w:r>
          </w:p>
        </w:tc>
        <w:tc>
          <w:tcPr>
            <w:tcW w:w="1325" w:type="dxa"/>
          </w:tcPr>
          <w:p w:rsidR="002A31C0" w:rsidRDefault="002A31C0" w:rsidP="00AC5B25">
            <w:pPr>
              <w:rPr>
                <w:rFonts w:hint="eastAsia"/>
              </w:rPr>
            </w:pPr>
            <w:r>
              <w:rPr>
                <w:rFonts w:hint="eastAsia"/>
              </w:rPr>
              <w:t>字符串</w:t>
            </w:r>
          </w:p>
        </w:tc>
        <w:tc>
          <w:tcPr>
            <w:tcW w:w="1395" w:type="dxa"/>
          </w:tcPr>
          <w:p w:rsidR="002A31C0" w:rsidRDefault="0091370F" w:rsidP="0091370F">
            <w:pPr>
              <w:jc w:val="center"/>
              <w:rPr>
                <w:rFonts w:hint="eastAsia"/>
              </w:rPr>
            </w:pPr>
            <w:r>
              <w:rPr>
                <w:rFonts w:hint="eastAsia"/>
              </w:rPr>
              <w:t>是</w:t>
            </w:r>
          </w:p>
        </w:tc>
        <w:tc>
          <w:tcPr>
            <w:tcW w:w="1969" w:type="dxa"/>
          </w:tcPr>
          <w:p w:rsidR="002A31C0" w:rsidRDefault="002A31C0" w:rsidP="00AC77D8">
            <w:pPr>
              <w:jc w:val="left"/>
              <w:rPr>
                <w:rFonts w:hint="eastAsia"/>
              </w:rPr>
            </w:pPr>
            <w:r>
              <w:rPr>
                <w:rFonts w:hint="eastAsia"/>
              </w:rPr>
              <w:t>某快递公司个渠道的名称</w:t>
            </w:r>
          </w:p>
          <w:p w:rsidR="002A31C0" w:rsidRDefault="002A31C0" w:rsidP="00AC77D8">
            <w:pPr>
              <w:jc w:val="left"/>
            </w:pPr>
            <w:r>
              <w:rPr>
                <w:rFonts w:hint="eastAsia"/>
              </w:rPr>
              <w:t>如：圆通快递</w:t>
            </w:r>
          </w:p>
        </w:tc>
      </w:tr>
      <w:tr w:rsidR="002A31C0" w:rsidTr="002A31C0">
        <w:tc>
          <w:tcPr>
            <w:tcW w:w="1473" w:type="dxa"/>
          </w:tcPr>
          <w:p w:rsidR="002A31C0" w:rsidRDefault="002A31C0" w:rsidP="00AC5B25">
            <w:r>
              <w:rPr>
                <w:rFonts w:hint="eastAsia"/>
              </w:rPr>
              <w:t>快递编码</w:t>
            </w:r>
          </w:p>
        </w:tc>
        <w:tc>
          <w:tcPr>
            <w:tcW w:w="2360" w:type="dxa"/>
          </w:tcPr>
          <w:p w:rsidR="002A31C0" w:rsidRDefault="002A31C0" w:rsidP="00AC5B25">
            <w:r>
              <w:rPr>
                <w:rFonts w:hint="eastAsia"/>
              </w:rPr>
              <w:t>EXPRESS_CODE</w:t>
            </w:r>
          </w:p>
        </w:tc>
        <w:tc>
          <w:tcPr>
            <w:tcW w:w="1325" w:type="dxa"/>
          </w:tcPr>
          <w:p w:rsidR="002A31C0" w:rsidRDefault="002A31C0" w:rsidP="00AC5B25">
            <w:r>
              <w:rPr>
                <w:rFonts w:hint="eastAsia"/>
              </w:rPr>
              <w:t>字符串</w:t>
            </w:r>
          </w:p>
        </w:tc>
        <w:tc>
          <w:tcPr>
            <w:tcW w:w="1395" w:type="dxa"/>
          </w:tcPr>
          <w:p w:rsidR="002A31C0" w:rsidRDefault="0091370F" w:rsidP="0091370F">
            <w:pPr>
              <w:jc w:val="center"/>
              <w:rPr>
                <w:rFonts w:hint="eastAsia"/>
              </w:rPr>
            </w:pPr>
            <w:r>
              <w:rPr>
                <w:rFonts w:hint="eastAsia"/>
              </w:rPr>
              <w:t>是</w:t>
            </w:r>
          </w:p>
        </w:tc>
        <w:tc>
          <w:tcPr>
            <w:tcW w:w="1969" w:type="dxa"/>
          </w:tcPr>
          <w:p w:rsidR="002A31C0" w:rsidRPr="002855A1" w:rsidRDefault="002A31C0" w:rsidP="00AC77D8">
            <w:pPr>
              <w:jc w:val="left"/>
              <w:rPr>
                <w:rFonts w:hint="eastAsia"/>
              </w:rPr>
            </w:pPr>
            <w:r>
              <w:rPr>
                <w:rFonts w:hint="eastAsia"/>
              </w:rPr>
              <w:t>某快递公司某个渠道的编码</w:t>
            </w:r>
          </w:p>
          <w:p w:rsidR="002A31C0" w:rsidRDefault="002A31C0" w:rsidP="00AC77D8">
            <w:pPr>
              <w:jc w:val="left"/>
            </w:pPr>
            <w:r>
              <w:rPr>
                <w:rFonts w:hint="eastAsia"/>
              </w:rPr>
              <w:t>如：</w:t>
            </w:r>
            <w:r>
              <w:rPr>
                <w:rFonts w:hint="eastAsia"/>
              </w:rPr>
              <w:t>yuantong</w:t>
            </w:r>
          </w:p>
        </w:tc>
      </w:tr>
      <w:tr w:rsidR="002A31C0" w:rsidTr="002A31C0">
        <w:tc>
          <w:tcPr>
            <w:tcW w:w="1473" w:type="dxa"/>
          </w:tcPr>
          <w:p w:rsidR="002A31C0" w:rsidRDefault="002A31C0" w:rsidP="00AC5B25">
            <w:r>
              <w:rPr>
                <w:rFonts w:hint="eastAsia"/>
              </w:rPr>
              <w:t>王府井快递公司名称</w:t>
            </w:r>
          </w:p>
        </w:tc>
        <w:tc>
          <w:tcPr>
            <w:tcW w:w="2360" w:type="dxa"/>
          </w:tcPr>
          <w:p w:rsidR="002A31C0" w:rsidRDefault="002A31C0" w:rsidP="00AC5B25">
            <w:r>
              <w:rPr>
                <w:rFonts w:hint="eastAsia"/>
              </w:rPr>
              <w:t>WFJ_EXPRESS_NAME</w:t>
            </w:r>
          </w:p>
        </w:tc>
        <w:tc>
          <w:tcPr>
            <w:tcW w:w="1325" w:type="dxa"/>
          </w:tcPr>
          <w:p w:rsidR="002A31C0" w:rsidRDefault="002A31C0" w:rsidP="00AC5B25">
            <w:r>
              <w:rPr>
                <w:rFonts w:hint="eastAsia"/>
              </w:rPr>
              <w:t>字符串</w:t>
            </w:r>
          </w:p>
        </w:tc>
        <w:tc>
          <w:tcPr>
            <w:tcW w:w="1395" w:type="dxa"/>
          </w:tcPr>
          <w:p w:rsidR="002A31C0" w:rsidRDefault="0091370F" w:rsidP="0091370F">
            <w:pPr>
              <w:jc w:val="center"/>
              <w:rPr>
                <w:rFonts w:hint="eastAsia"/>
              </w:rPr>
            </w:pPr>
            <w:r>
              <w:rPr>
                <w:rFonts w:hint="eastAsia"/>
              </w:rPr>
              <w:t>否</w:t>
            </w:r>
          </w:p>
        </w:tc>
        <w:tc>
          <w:tcPr>
            <w:tcW w:w="1969" w:type="dxa"/>
          </w:tcPr>
          <w:p w:rsidR="002A31C0" w:rsidRDefault="002A31C0" w:rsidP="00AC77D8">
            <w:pPr>
              <w:jc w:val="left"/>
              <w:rPr>
                <w:rFonts w:hint="eastAsia"/>
              </w:rPr>
            </w:pPr>
            <w:r>
              <w:rPr>
                <w:rFonts w:hint="eastAsia"/>
              </w:rPr>
              <w:t>某快递公司在王府井的名称</w:t>
            </w:r>
          </w:p>
          <w:p w:rsidR="00063DF7" w:rsidRPr="00912BF3" w:rsidRDefault="00063DF7" w:rsidP="00AC77D8">
            <w:pPr>
              <w:jc w:val="left"/>
            </w:pPr>
            <w:r>
              <w:rPr>
                <w:rFonts w:hint="eastAsia"/>
              </w:rPr>
              <w:t>如果类型为</w:t>
            </w:r>
            <w:r>
              <w:rPr>
                <w:rFonts w:hint="eastAsia"/>
              </w:rPr>
              <w:t>WFJ_EXPRESS</w:t>
            </w:r>
            <w:r>
              <w:rPr>
                <w:rFonts w:hint="eastAsia"/>
              </w:rPr>
              <w:t>，此字段为空</w:t>
            </w:r>
          </w:p>
        </w:tc>
      </w:tr>
      <w:tr w:rsidR="002A31C0" w:rsidTr="002A31C0">
        <w:tc>
          <w:tcPr>
            <w:tcW w:w="1473" w:type="dxa"/>
          </w:tcPr>
          <w:p w:rsidR="002A31C0" w:rsidRDefault="002A31C0" w:rsidP="00AC5B25">
            <w:r>
              <w:rPr>
                <w:rFonts w:hint="eastAsia"/>
              </w:rPr>
              <w:t>王府井快递公司编码</w:t>
            </w:r>
          </w:p>
        </w:tc>
        <w:tc>
          <w:tcPr>
            <w:tcW w:w="2360" w:type="dxa"/>
          </w:tcPr>
          <w:p w:rsidR="002A31C0" w:rsidRDefault="002A31C0" w:rsidP="00AC5B25">
            <w:r>
              <w:rPr>
                <w:rFonts w:hint="eastAsia"/>
              </w:rPr>
              <w:t>WFJ_EXPRESS_CODE</w:t>
            </w:r>
          </w:p>
        </w:tc>
        <w:tc>
          <w:tcPr>
            <w:tcW w:w="1325" w:type="dxa"/>
          </w:tcPr>
          <w:p w:rsidR="002A31C0" w:rsidRDefault="002A31C0" w:rsidP="00AC5B25">
            <w:r>
              <w:rPr>
                <w:rFonts w:hint="eastAsia"/>
              </w:rPr>
              <w:t>字符串</w:t>
            </w:r>
          </w:p>
        </w:tc>
        <w:tc>
          <w:tcPr>
            <w:tcW w:w="1395" w:type="dxa"/>
          </w:tcPr>
          <w:p w:rsidR="002A31C0" w:rsidRDefault="0091370F" w:rsidP="0091370F">
            <w:pPr>
              <w:jc w:val="center"/>
              <w:rPr>
                <w:rFonts w:hint="eastAsia"/>
              </w:rPr>
            </w:pPr>
            <w:r>
              <w:rPr>
                <w:rFonts w:hint="eastAsia"/>
              </w:rPr>
              <w:t>否</w:t>
            </w:r>
          </w:p>
        </w:tc>
        <w:tc>
          <w:tcPr>
            <w:tcW w:w="1969" w:type="dxa"/>
          </w:tcPr>
          <w:p w:rsidR="002A31C0" w:rsidRDefault="002A31C0" w:rsidP="00AC77D8">
            <w:pPr>
              <w:jc w:val="left"/>
              <w:rPr>
                <w:rFonts w:hint="eastAsia"/>
              </w:rPr>
            </w:pPr>
            <w:r>
              <w:rPr>
                <w:rFonts w:hint="eastAsia"/>
              </w:rPr>
              <w:t>某快递公司在王府井的名称编码</w:t>
            </w:r>
          </w:p>
          <w:p w:rsidR="00DC104A" w:rsidRDefault="00DC104A" w:rsidP="00AC77D8">
            <w:pPr>
              <w:jc w:val="left"/>
            </w:pPr>
            <w:r>
              <w:rPr>
                <w:rFonts w:hint="eastAsia"/>
              </w:rPr>
              <w:t>如果类型为</w:t>
            </w:r>
            <w:r>
              <w:rPr>
                <w:rFonts w:hint="eastAsia"/>
              </w:rPr>
              <w:t>WFJ_EXPRESS</w:t>
            </w:r>
            <w:r>
              <w:rPr>
                <w:rFonts w:hint="eastAsia"/>
              </w:rPr>
              <w:t>，此字段为空</w:t>
            </w:r>
          </w:p>
        </w:tc>
      </w:tr>
      <w:tr w:rsidR="002A31C0" w:rsidTr="002A31C0">
        <w:tc>
          <w:tcPr>
            <w:tcW w:w="1473" w:type="dxa"/>
          </w:tcPr>
          <w:p w:rsidR="002A31C0" w:rsidRDefault="00932202" w:rsidP="00AC5B25">
            <w:r>
              <w:rPr>
                <w:rFonts w:hint="eastAsia"/>
              </w:rPr>
              <w:lastRenderedPageBreak/>
              <w:t>是否启用</w:t>
            </w:r>
          </w:p>
        </w:tc>
        <w:tc>
          <w:tcPr>
            <w:tcW w:w="2360" w:type="dxa"/>
          </w:tcPr>
          <w:p w:rsidR="002A31C0" w:rsidRDefault="00932202" w:rsidP="00AC5B25">
            <w:r>
              <w:rPr>
                <w:rFonts w:hint="eastAsia"/>
              </w:rPr>
              <w:t>STATUS</w:t>
            </w:r>
          </w:p>
        </w:tc>
        <w:tc>
          <w:tcPr>
            <w:tcW w:w="1325" w:type="dxa"/>
          </w:tcPr>
          <w:p w:rsidR="002A31C0" w:rsidRDefault="00932202" w:rsidP="00AC5B25">
            <w:r>
              <w:rPr>
                <w:rFonts w:hint="eastAsia"/>
              </w:rPr>
              <w:t>数字</w:t>
            </w:r>
          </w:p>
        </w:tc>
        <w:tc>
          <w:tcPr>
            <w:tcW w:w="1395" w:type="dxa"/>
          </w:tcPr>
          <w:p w:rsidR="002A31C0" w:rsidRDefault="00932202" w:rsidP="0091370F">
            <w:pPr>
              <w:jc w:val="center"/>
            </w:pPr>
            <w:r>
              <w:rPr>
                <w:rFonts w:hint="eastAsia"/>
              </w:rPr>
              <w:t>是</w:t>
            </w:r>
          </w:p>
        </w:tc>
        <w:tc>
          <w:tcPr>
            <w:tcW w:w="1969" w:type="dxa"/>
          </w:tcPr>
          <w:p w:rsidR="002A31C0" w:rsidRDefault="00932202" w:rsidP="00AC77D8">
            <w:pPr>
              <w:jc w:val="left"/>
              <w:rPr>
                <w:rFonts w:hint="eastAsia"/>
              </w:rPr>
            </w:pPr>
            <w:r>
              <w:rPr>
                <w:rFonts w:hint="eastAsia"/>
              </w:rPr>
              <w:t>启用</w:t>
            </w:r>
            <w:r>
              <w:rPr>
                <w:rFonts w:hint="eastAsia"/>
              </w:rPr>
              <w:t>1</w:t>
            </w:r>
          </w:p>
          <w:p w:rsidR="00932202" w:rsidRDefault="00932202" w:rsidP="00AC77D8">
            <w:pPr>
              <w:jc w:val="left"/>
            </w:pPr>
            <w:r>
              <w:rPr>
                <w:rFonts w:hint="eastAsia"/>
              </w:rPr>
              <w:t>停用</w:t>
            </w:r>
            <w:r>
              <w:rPr>
                <w:rFonts w:hint="eastAsia"/>
              </w:rPr>
              <w:t>0</w:t>
            </w:r>
          </w:p>
        </w:tc>
      </w:tr>
    </w:tbl>
    <w:p w:rsidR="00AC5B25" w:rsidRPr="00AC5B25" w:rsidRDefault="00AC5B25" w:rsidP="00AC5B25"/>
    <w:p w:rsidR="002A2AF2" w:rsidRDefault="002A2AF2" w:rsidP="00E9392A">
      <w:pPr>
        <w:pStyle w:val="3"/>
      </w:pPr>
      <w:r>
        <w:rPr>
          <w:rFonts w:hint="eastAsia"/>
        </w:rPr>
        <w:t>5.1.2</w:t>
      </w:r>
      <w:r w:rsidR="00592374">
        <w:rPr>
          <w:rFonts w:hint="eastAsia"/>
        </w:rPr>
        <w:t>地址库管配置</w:t>
      </w:r>
      <w:r w:rsidR="00283DA9">
        <w:br/>
      </w:r>
      <w:r w:rsidR="00283DA9">
        <w:rPr>
          <w:rFonts w:hint="eastAsia"/>
        </w:rPr>
        <w:t>5.1.2.1</w:t>
      </w:r>
      <w:r w:rsidR="00283DA9">
        <w:rPr>
          <w:rFonts w:hint="eastAsia"/>
        </w:rPr>
        <w:t>功能描述</w:t>
      </w:r>
    </w:p>
    <w:p w:rsidR="00A74AA9" w:rsidRPr="00A74AA9" w:rsidRDefault="00A74AA9" w:rsidP="00A74AA9">
      <w:r>
        <w:rPr>
          <w:rFonts w:hint="eastAsia"/>
        </w:rPr>
        <w:tab/>
      </w:r>
      <w:r>
        <w:rPr>
          <w:rFonts w:hint="eastAsia"/>
        </w:rPr>
        <w:t>系统初始化配置信息。</w:t>
      </w:r>
    </w:p>
    <w:p w:rsidR="005B2B54" w:rsidRDefault="005B2B54" w:rsidP="005B2B54">
      <w:pPr>
        <w:rPr>
          <w:rFonts w:hint="eastAsia"/>
        </w:rPr>
      </w:pPr>
      <w:r>
        <w:rPr>
          <w:rFonts w:hint="eastAsia"/>
        </w:rPr>
        <w:tab/>
      </w:r>
      <w:r>
        <w:rPr>
          <w:rFonts w:hint="eastAsia"/>
        </w:rPr>
        <w:t>操作人员登陆</w:t>
      </w:r>
      <w:r>
        <w:rPr>
          <w:rFonts w:hint="eastAsia"/>
        </w:rPr>
        <w:t>EDI</w:t>
      </w:r>
      <w:r>
        <w:rPr>
          <w:rFonts w:hint="eastAsia"/>
        </w:rPr>
        <w:t>，</w:t>
      </w:r>
      <w:r w:rsidR="00A62D1A">
        <w:rPr>
          <w:rFonts w:hint="eastAsia"/>
        </w:rPr>
        <w:t>新建</w:t>
      </w:r>
      <w:r>
        <w:rPr>
          <w:rFonts w:hint="eastAsia"/>
        </w:rPr>
        <w:t>或编辑阿里系快递公司与王府井快递公司对应管理</w:t>
      </w:r>
      <w:r w:rsidR="00283DA9">
        <w:rPr>
          <w:rFonts w:hint="eastAsia"/>
        </w:rPr>
        <w:t>。</w:t>
      </w:r>
    </w:p>
    <w:p w:rsidR="00283DA9" w:rsidRDefault="00283DA9" w:rsidP="00283DA9">
      <w:pPr>
        <w:pStyle w:val="4"/>
        <w:rPr>
          <w:rFonts w:hint="eastAsia"/>
        </w:rPr>
      </w:pPr>
      <w:r>
        <w:rPr>
          <w:rFonts w:hint="eastAsia"/>
        </w:rPr>
        <w:t>5.1.2.2</w:t>
      </w:r>
      <w:r>
        <w:rPr>
          <w:rFonts w:hint="eastAsia"/>
        </w:rPr>
        <w:t>流程</w:t>
      </w:r>
    </w:p>
    <w:p w:rsidR="00283DA9" w:rsidRDefault="00283DA9" w:rsidP="00A43ACA">
      <w:pPr>
        <w:pStyle w:val="4"/>
        <w:rPr>
          <w:rFonts w:hint="eastAsia"/>
        </w:rPr>
      </w:pPr>
      <w:r>
        <w:rPr>
          <w:rFonts w:hint="eastAsia"/>
        </w:rPr>
        <w:t>5.1.2.3</w:t>
      </w:r>
      <w:r>
        <w:rPr>
          <w:rFonts w:hint="eastAsia"/>
        </w:rPr>
        <w:t>主要界面</w:t>
      </w:r>
    </w:p>
    <w:p w:rsidR="005C1B2E" w:rsidRPr="005C1B2E" w:rsidRDefault="005C1B2E" w:rsidP="005C1B2E">
      <w:pPr>
        <w:jc w:val="center"/>
        <w:rPr>
          <w:rFonts w:hint="eastAsia"/>
        </w:rPr>
      </w:pPr>
      <w:r>
        <w:object w:dxaOrig="10846" w:dyaOrig="6131">
          <v:shape id="_x0000_i1028" type="#_x0000_t75" style="width:414.75pt;height:234.75pt" o:ole="">
            <v:imagedata r:id="rId23" o:title=""/>
          </v:shape>
          <o:OLEObject Type="Embed" ProgID="Visio.Drawing.11" ShapeID="_x0000_i1028" DrawAspect="Content" ObjectID="_1514124374" r:id="rId24"/>
        </w:object>
      </w:r>
    </w:p>
    <w:p w:rsidR="00A43ACA" w:rsidRPr="00283DA9" w:rsidRDefault="00A43ACA" w:rsidP="00A43ACA">
      <w:pPr>
        <w:pStyle w:val="4"/>
      </w:pPr>
      <w:r>
        <w:rPr>
          <w:rFonts w:hint="eastAsia"/>
        </w:rPr>
        <w:t>5.1.2.4</w:t>
      </w:r>
      <w:r>
        <w:rPr>
          <w:rFonts w:hint="eastAsia"/>
        </w:rPr>
        <w:t>主要字段</w:t>
      </w:r>
    </w:p>
    <w:tbl>
      <w:tblPr>
        <w:tblStyle w:val="a9"/>
        <w:tblW w:w="0" w:type="auto"/>
        <w:tblLook w:val="04A0"/>
      </w:tblPr>
      <w:tblGrid>
        <w:gridCol w:w="1460"/>
        <w:gridCol w:w="2398"/>
        <w:gridCol w:w="1314"/>
        <w:gridCol w:w="1384"/>
        <w:gridCol w:w="1966"/>
      </w:tblGrid>
      <w:tr w:rsidR="006165EA" w:rsidTr="00547DEE">
        <w:tc>
          <w:tcPr>
            <w:tcW w:w="1473" w:type="dxa"/>
          </w:tcPr>
          <w:p w:rsidR="006165EA" w:rsidRDefault="006165EA" w:rsidP="00547DEE">
            <w:pPr>
              <w:rPr>
                <w:rFonts w:hint="eastAsia"/>
              </w:rPr>
            </w:pPr>
            <w:r>
              <w:rPr>
                <w:rFonts w:hint="eastAsia"/>
              </w:rPr>
              <w:t>字段名称</w:t>
            </w:r>
          </w:p>
        </w:tc>
        <w:tc>
          <w:tcPr>
            <w:tcW w:w="2360" w:type="dxa"/>
          </w:tcPr>
          <w:p w:rsidR="006165EA" w:rsidRDefault="006165EA" w:rsidP="00547DEE">
            <w:pPr>
              <w:rPr>
                <w:rFonts w:hint="eastAsia"/>
              </w:rPr>
            </w:pPr>
            <w:r>
              <w:rPr>
                <w:rFonts w:hint="eastAsia"/>
              </w:rPr>
              <w:t>英文名称</w:t>
            </w:r>
          </w:p>
        </w:tc>
        <w:tc>
          <w:tcPr>
            <w:tcW w:w="1325" w:type="dxa"/>
          </w:tcPr>
          <w:p w:rsidR="006165EA" w:rsidRDefault="006165EA" w:rsidP="00547DEE">
            <w:pPr>
              <w:rPr>
                <w:rFonts w:hint="eastAsia"/>
              </w:rPr>
            </w:pPr>
            <w:r>
              <w:rPr>
                <w:rFonts w:hint="eastAsia"/>
              </w:rPr>
              <w:t>类型</w:t>
            </w:r>
          </w:p>
        </w:tc>
        <w:tc>
          <w:tcPr>
            <w:tcW w:w="1395" w:type="dxa"/>
          </w:tcPr>
          <w:p w:rsidR="006165EA" w:rsidRDefault="006165EA" w:rsidP="00547DEE">
            <w:pPr>
              <w:jc w:val="center"/>
              <w:rPr>
                <w:rFonts w:hint="eastAsia"/>
              </w:rPr>
            </w:pPr>
            <w:r>
              <w:rPr>
                <w:rFonts w:hint="eastAsia"/>
              </w:rPr>
              <w:t>是否必填</w:t>
            </w:r>
          </w:p>
        </w:tc>
        <w:tc>
          <w:tcPr>
            <w:tcW w:w="1969" w:type="dxa"/>
          </w:tcPr>
          <w:p w:rsidR="006165EA" w:rsidRDefault="006165EA" w:rsidP="00547DEE">
            <w:pPr>
              <w:jc w:val="left"/>
              <w:rPr>
                <w:rFonts w:hint="eastAsia"/>
              </w:rPr>
            </w:pPr>
            <w:r>
              <w:rPr>
                <w:rFonts w:hint="eastAsia"/>
              </w:rPr>
              <w:t>备注</w:t>
            </w:r>
          </w:p>
        </w:tc>
      </w:tr>
      <w:tr w:rsidR="006165EA" w:rsidTr="00547DEE">
        <w:tc>
          <w:tcPr>
            <w:tcW w:w="1473" w:type="dxa"/>
          </w:tcPr>
          <w:p w:rsidR="006165EA" w:rsidRDefault="006165EA" w:rsidP="00547DEE">
            <w:r>
              <w:rPr>
                <w:rFonts w:hint="eastAsia"/>
              </w:rPr>
              <w:t>类型</w:t>
            </w:r>
          </w:p>
        </w:tc>
        <w:tc>
          <w:tcPr>
            <w:tcW w:w="2360" w:type="dxa"/>
          </w:tcPr>
          <w:p w:rsidR="006165EA" w:rsidRDefault="006165EA" w:rsidP="00547DEE">
            <w:r>
              <w:rPr>
                <w:rFonts w:hint="eastAsia"/>
              </w:rPr>
              <w:t>TYPE</w:t>
            </w:r>
          </w:p>
        </w:tc>
        <w:tc>
          <w:tcPr>
            <w:tcW w:w="1325" w:type="dxa"/>
          </w:tcPr>
          <w:p w:rsidR="006165EA" w:rsidRDefault="006165EA" w:rsidP="00547DEE">
            <w:r>
              <w:rPr>
                <w:rFonts w:hint="eastAsia"/>
              </w:rPr>
              <w:t>字符串</w:t>
            </w:r>
          </w:p>
        </w:tc>
        <w:tc>
          <w:tcPr>
            <w:tcW w:w="1395" w:type="dxa"/>
          </w:tcPr>
          <w:p w:rsidR="006165EA" w:rsidRDefault="006165EA" w:rsidP="00547DEE">
            <w:pPr>
              <w:jc w:val="center"/>
              <w:rPr>
                <w:rFonts w:hint="eastAsia"/>
              </w:rPr>
            </w:pPr>
            <w:r>
              <w:rPr>
                <w:rFonts w:hint="eastAsia"/>
              </w:rPr>
              <w:t>是</w:t>
            </w:r>
          </w:p>
        </w:tc>
        <w:tc>
          <w:tcPr>
            <w:tcW w:w="1969" w:type="dxa"/>
          </w:tcPr>
          <w:p w:rsidR="006165EA" w:rsidRDefault="006165EA" w:rsidP="00547DEE">
            <w:pPr>
              <w:jc w:val="left"/>
              <w:rPr>
                <w:rFonts w:hint="eastAsia"/>
              </w:rPr>
            </w:pPr>
            <w:r>
              <w:rPr>
                <w:rFonts w:hint="eastAsia"/>
              </w:rPr>
              <w:t>如：</w:t>
            </w:r>
          </w:p>
          <w:p w:rsidR="006165EA" w:rsidRDefault="006165EA" w:rsidP="00547DEE">
            <w:pPr>
              <w:jc w:val="left"/>
              <w:rPr>
                <w:rFonts w:hint="eastAsia"/>
              </w:rPr>
            </w:pPr>
            <w:r>
              <w:rPr>
                <w:rFonts w:hint="eastAsia"/>
              </w:rPr>
              <w:t>ALI_</w:t>
            </w:r>
            <w:r w:rsidR="00851297">
              <w:rPr>
                <w:rFonts w:hint="eastAsia"/>
              </w:rPr>
              <w:t>ADDRESS</w:t>
            </w:r>
            <w:r>
              <w:rPr>
                <w:rFonts w:hint="eastAsia"/>
              </w:rPr>
              <w:t>,</w:t>
            </w:r>
          </w:p>
          <w:p w:rsidR="006165EA" w:rsidRDefault="006165EA" w:rsidP="00547DEE">
            <w:pPr>
              <w:jc w:val="left"/>
              <w:rPr>
                <w:rFonts w:hint="eastAsia"/>
              </w:rPr>
            </w:pPr>
            <w:r>
              <w:rPr>
                <w:rFonts w:hint="eastAsia"/>
              </w:rPr>
              <w:t>JM_</w:t>
            </w:r>
            <w:r w:rsidR="00851297">
              <w:rPr>
                <w:rFonts w:hint="eastAsia"/>
              </w:rPr>
              <w:t xml:space="preserve"> ADDRESS</w:t>
            </w:r>
            <w:r>
              <w:rPr>
                <w:rFonts w:hint="eastAsia"/>
              </w:rPr>
              <w:t>,</w:t>
            </w:r>
          </w:p>
          <w:p w:rsidR="006165EA" w:rsidRDefault="006165EA" w:rsidP="00547DEE">
            <w:pPr>
              <w:jc w:val="left"/>
              <w:rPr>
                <w:rFonts w:hint="eastAsia"/>
              </w:rPr>
            </w:pPr>
            <w:r>
              <w:rPr>
                <w:rFonts w:hint="eastAsia"/>
              </w:rPr>
              <w:lastRenderedPageBreak/>
              <w:t>YZ_</w:t>
            </w:r>
            <w:r w:rsidR="00851297">
              <w:rPr>
                <w:rFonts w:hint="eastAsia"/>
              </w:rPr>
              <w:t xml:space="preserve"> ADDRESS</w:t>
            </w:r>
            <w:r>
              <w:rPr>
                <w:rFonts w:hint="eastAsia"/>
              </w:rPr>
              <w:t>，</w:t>
            </w:r>
          </w:p>
          <w:p w:rsidR="006165EA" w:rsidRPr="00114F47" w:rsidRDefault="006165EA" w:rsidP="00547DEE">
            <w:pPr>
              <w:jc w:val="left"/>
            </w:pPr>
            <w:r>
              <w:rPr>
                <w:rFonts w:hint="eastAsia"/>
              </w:rPr>
              <w:t>WFJ_</w:t>
            </w:r>
            <w:r w:rsidR="00851297">
              <w:rPr>
                <w:rFonts w:hint="eastAsia"/>
              </w:rPr>
              <w:t xml:space="preserve"> ADDRESS</w:t>
            </w:r>
          </w:p>
        </w:tc>
      </w:tr>
      <w:tr w:rsidR="006165EA" w:rsidTr="00547DEE">
        <w:tc>
          <w:tcPr>
            <w:tcW w:w="1473" w:type="dxa"/>
          </w:tcPr>
          <w:p w:rsidR="006165EA" w:rsidRDefault="001370E9" w:rsidP="00547DEE">
            <w:r>
              <w:rPr>
                <w:rFonts w:hint="eastAsia"/>
              </w:rPr>
              <w:lastRenderedPageBreak/>
              <w:t>地址</w:t>
            </w:r>
            <w:r w:rsidR="006165EA">
              <w:rPr>
                <w:rFonts w:hint="eastAsia"/>
              </w:rPr>
              <w:t>名称</w:t>
            </w:r>
          </w:p>
        </w:tc>
        <w:tc>
          <w:tcPr>
            <w:tcW w:w="2360" w:type="dxa"/>
          </w:tcPr>
          <w:p w:rsidR="006165EA" w:rsidRDefault="0031626B" w:rsidP="00547DEE">
            <w:r>
              <w:rPr>
                <w:rFonts w:hint="eastAsia"/>
              </w:rPr>
              <w:t xml:space="preserve">ADDRESS </w:t>
            </w:r>
            <w:r w:rsidR="006165EA">
              <w:rPr>
                <w:rFonts w:hint="eastAsia"/>
              </w:rPr>
              <w:t>_NAME</w:t>
            </w:r>
          </w:p>
        </w:tc>
        <w:tc>
          <w:tcPr>
            <w:tcW w:w="1325" w:type="dxa"/>
          </w:tcPr>
          <w:p w:rsidR="006165EA" w:rsidRDefault="006165EA" w:rsidP="00547DEE">
            <w:pPr>
              <w:rPr>
                <w:rFonts w:hint="eastAsia"/>
              </w:rPr>
            </w:pPr>
            <w:r>
              <w:rPr>
                <w:rFonts w:hint="eastAsia"/>
              </w:rPr>
              <w:t>字符串</w:t>
            </w:r>
          </w:p>
        </w:tc>
        <w:tc>
          <w:tcPr>
            <w:tcW w:w="1395" w:type="dxa"/>
          </w:tcPr>
          <w:p w:rsidR="006165EA" w:rsidRDefault="006165EA" w:rsidP="00547DEE">
            <w:pPr>
              <w:jc w:val="center"/>
              <w:rPr>
                <w:rFonts w:hint="eastAsia"/>
              </w:rPr>
            </w:pPr>
            <w:r>
              <w:rPr>
                <w:rFonts w:hint="eastAsia"/>
              </w:rPr>
              <w:t>是</w:t>
            </w:r>
          </w:p>
        </w:tc>
        <w:tc>
          <w:tcPr>
            <w:tcW w:w="1969" w:type="dxa"/>
          </w:tcPr>
          <w:p w:rsidR="006165EA" w:rsidRDefault="006165EA" w:rsidP="00547DEE">
            <w:pPr>
              <w:jc w:val="left"/>
              <w:rPr>
                <w:rFonts w:hint="eastAsia"/>
              </w:rPr>
            </w:pPr>
            <w:r>
              <w:rPr>
                <w:rFonts w:hint="eastAsia"/>
              </w:rPr>
              <w:t>某</w:t>
            </w:r>
            <w:r w:rsidR="00333092">
              <w:rPr>
                <w:rFonts w:hint="eastAsia"/>
              </w:rPr>
              <w:t>收货地址在某个渠道的名称</w:t>
            </w:r>
          </w:p>
          <w:p w:rsidR="006165EA" w:rsidRDefault="006165EA" w:rsidP="00386024">
            <w:pPr>
              <w:jc w:val="left"/>
            </w:pPr>
            <w:r>
              <w:rPr>
                <w:rFonts w:hint="eastAsia"/>
              </w:rPr>
              <w:t>如：</w:t>
            </w:r>
            <w:r w:rsidR="00386024">
              <w:rPr>
                <w:rFonts w:hint="eastAsia"/>
              </w:rPr>
              <w:t>北京</w:t>
            </w:r>
          </w:p>
        </w:tc>
      </w:tr>
      <w:tr w:rsidR="006165EA" w:rsidTr="00547DEE">
        <w:tc>
          <w:tcPr>
            <w:tcW w:w="1473" w:type="dxa"/>
          </w:tcPr>
          <w:p w:rsidR="006165EA" w:rsidRDefault="0031626B" w:rsidP="00547DEE">
            <w:r>
              <w:rPr>
                <w:rFonts w:hint="eastAsia"/>
              </w:rPr>
              <w:t>地址</w:t>
            </w:r>
            <w:r w:rsidR="006165EA">
              <w:rPr>
                <w:rFonts w:hint="eastAsia"/>
              </w:rPr>
              <w:t>编码</w:t>
            </w:r>
          </w:p>
        </w:tc>
        <w:tc>
          <w:tcPr>
            <w:tcW w:w="2360" w:type="dxa"/>
          </w:tcPr>
          <w:p w:rsidR="006165EA" w:rsidRDefault="0031626B" w:rsidP="00547DEE">
            <w:r>
              <w:rPr>
                <w:rFonts w:hint="eastAsia"/>
              </w:rPr>
              <w:t>ADDRESS</w:t>
            </w:r>
            <w:r w:rsidR="006165EA">
              <w:rPr>
                <w:rFonts w:hint="eastAsia"/>
              </w:rPr>
              <w:t>_CODE</w:t>
            </w:r>
          </w:p>
        </w:tc>
        <w:tc>
          <w:tcPr>
            <w:tcW w:w="1325" w:type="dxa"/>
          </w:tcPr>
          <w:p w:rsidR="006165EA" w:rsidRDefault="006165EA" w:rsidP="00547DEE">
            <w:r>
              <w:rPr>
                <w:rFonts w:hint="eastAsia"/>
              </w:rPr>
              <w:t>字符串</w:t>
            </w:r>
          </w:p>
        </w:tc>
        <w:tc>
          <w:tcPr>
            <w:tcW w:w="1395" w:type="dxa"/>
          </w:tcPr>
          <w:p w:rsidR="006165EA" w:rsidRDefault="006165EA" w:rsidP="00547DEE">
            <w:pPr>
              <w:jc w:val="center"/>
              <w:rPr>
                <w:rFonts w:hint="eastAsia"/>
              </w:rPr>
            </w:pPr>
            <w:r>
              <w:rPr>
                <w:rFonts w:hint="eastAsia"/>
              </w:rPr>
              <w:t>是</w:t>
            </w:r>
          </w:p>
        </w:tc>
        <w:tc>
          <w:tcPr>
            <w:tcW w:w="1969" w:type="dxa"/>
          </w:tcPr>
          <w:p w:rsidR="00EF697D" w:rsidRDefault="00EF697D" w:rsidP="00547DEE">
            <w:pPr>
              <w:jc w:val="left"/>
              <w:rPr>
                <w:rFonts w:hint="eastAsia"/>
              </w:rPr>
            </w:pPr>
            <w:r>
              <w:rPr>
                <w:rFonts w:hint="eastAsia"/>
              </w:rPr>
              <w:t>某</w:t>
            </w:r>
            <w:r>
              <w:rPr>
                <w:rFonts w:hint="eastAsia"/>
              </w:rPr>
              <w:t>收货地址在某个渠道的编码</w:t>
            </w:r>
          </w:p>
          <w:p w:rsidR="006165EA" w:rsidRDefault="00EF697D" w:rsidP="00EF697D">
            <w:pPr>
              <w:jc w:val="left"/>
            </w:pPr>
            <w:r>
              <w:rPr>
                <w:rFonts w:hint="eastAsia"/>
              </w:rPr>
              <w:t>入：</w:t>
            </w:r>
            <w:r>
              <w:rPr>
                <w:rFonts w:hint="eastAsia"/>
              </w:rPr>
              <w:t>01</w:t>
            </w:r>
          </w:p>
        </w:tc>
      </w:tr>
      <w:tr w:rsidR="0028451A" w:rsidTr="00547DEE">
        <w:tc>
          <w:tcPr>
            <w:tcW w:w="1473" w:type="dxa"/>
          </w:tcPr>
          <w:p w:rsidR="0028451A" w:rsidRDefault="0028451A" w:rsidP="00547DEE">
            <w:pPr>
              <w:rPr>
                <w:rFonts w:hint="eastAsia"/>
              </w:rPr>
            </w:pPr>
            <w:r>
              <w:rPr>
                <w:rFonts w:hint="eastAsia"/>
              </w:rPr>
              <w:t>父编码</w:t>
            </w:r>
          </w:p>
        </w:tc>
        <w:tc>
          <w:tcPr>
            <w:tcW w:w="2360" w:type="dxa"/>
          </w:tcPr>
          <w:p w:rsidR="0028451A" w:rsidRDefault="0028451A" w:rsidP="001418CA">
            <w:r>
              <w:rPr>
                <w:rFonts w:hint="eastAsia"/>
              </w:rPr>
              <w:t>PARENT_CODE</w:t>
            </w:r>
          </w:p>
        </w:tc>
        <w:tc>
          <w:tcPr>
            <w:tcW w:w="1325" w:type="dxa"/>
          </w:tcPr>
          <w:p w:rsidR="0028451A" w:rsidRDefault="0028451A" w:rsidP="00547DEE">
            <w:r>
              <w:rPr>
                <w:rFonts w:hint="eastAsia"/>
              </w:rPr>
              <w:t>字符串</w:t>
            </w:r>
          </w:p>
        </w:tc>
        <w:tc>
          <w:tcPr>
            <w:tcW w:w="1395" w:type="dxa"/>
          </w:tcPr>
          <w:p w:rsidR="0028451A" w:rsidRDefault="0028451A" w:rsidP="00547DEE">
            <w:pPr>
              <w:jc w:val="center"/>
              <w:rPr>
                <w:rFonts w:hint="eastAsia"/>
              </w:rPr>
            </w:pPr>
            <w:r>
              <w:rPr>
                <w:rFonts w:hint="eastAsia"/>
              </w:rPr>
              <w:t>否</w:t>
            </w:r>
          </w:p>
        </w:tc>
        <w:tc>
          <w:tcPr>
            <w:tcW w:w="1969" w:type="dxa"/>
          </w:tcPr>
          <w:p w:rsidR="0028451A" w:rsidRDefault="0028451A" w:rsidP="00547DEE">
            <w:pPr>
              <w:jc w:val="left"/>
              <w:rPr>
                <w:rFonts w:hint="eastAsia"/>
              </w:rPr>
            </w:pPr>
            <w:r>
              <w:rPr>
                <w:rFonts w:hint="eastAsia"/>
              </w:rPr>
              <w:t>某收货地址在某个渠道的编码</w:t>
            </w:r>
          </w:p>
          <w:p w:rsidR="0028451A" w:rsidRDefault="0028451A" w:rsidP="00547DEE">
            <w:pPr>
              <w:jc w:val="left"/>
            </w:pPr>
            <w:r>
              <w:rPr>
                <w:rFonts w:hint="eastAsia"/>
              </w:rPr>
              <w:t>入：</w:t>
            </w:r>
            <w:r>
              <w:rPr>
                <w:rFonts w:hint="eastAsia"/>
              </w:rPr>
              <w:t>01</w:t>
            </w:r>
          </w:p>
        </w:tc>
      </w:tr>
      <w:tr w:rsidR="0028451A" w:rsidTr="00547DEE">
        <w:tc>
          <w:tcPr>
            <w:tcW w:w="1473" w:type="dxa"/>
          </w:tcPr>
          <w:p w:rsidR="0028451A" w:rsidRDefault="0028451A" w:rsidP="008670A0">
            <w:r>
              <w:rPr>
                <w:rFonts w:hint="eastAsia"/>
              </w:rPr>
              <w:t>王府井</w:t>
            </w:r>
            <w:r w:rsidR="008670A0">
              <w:rPr>
                <w:rFonts w:hint="eastAsia"/>
              </w:rPr>
              <w:t>地址</w:t>
            </w:r>
            <w:r>
              <w:rPr>
                <w:rFonts w:hint="eastAsia"/>
              </w:rPr>
              <w:t>名称</w:t>
            </w:r>
          </w:p>
        </w:tc>
        <w:tc>
          <w:tcPr>
            <w:tcW w:w="2360" w:type="dxa"/>
          </w:tcPr>
          <w:p w:rsidR="0028451A" w:rsidRDefault="0028451A" w:rsidP="00547DEE">
            <w:r>
              <w:rPr>
                <w:rFonts w:hint="eastAsia"/>
              </w:rPr>
              <w:t>WFJ_</w:t>
            </w:r>
            <w:r w:rsidR="008B4138">
              <w:rPr>
                <w:rFonts w:hint="eastAsia"/>
              </w:rPr>
              <w:t>ADDRESS</w:t>
            </w:r>
            <w:r>
              <w:rPr>
                <w:rFonts w:hint="eastAsia"/>
              </w:rPr>
              <w:t>_NAME</w:t>
            </w:r>
          </w:p>
        </w:tc>
        <w:tc>
          <w:tcPr>
            <w:tcW w:w="1325" w:type="dxa"/>
          </w:tcPr>
          <w:p w:rsidR="0028451A" w:rsidRDefault="0028451A" w:rsidP="00547DEE">
            <w:r>
              <w:rPr>
                <w:rFonts w:hint="eastAsia"/>
              </w:rPr>
              <w:t>字符串</w:t>
            </w:r>
          </w:p>
        </w:tc>
        <w:tc>
          <w:tcPr>
            <w:tcW w:w="1395" w:type="dxa"/>
          </w:tcPr>
          <w:p w:rsidR="0028451A" w:rsidRDefault="0028451A" w:rsidP="00547DEE">
            <w:pPr>
              <w:jc w:val="center"/>
              <w:rPr>
                <w:rFonts w:hint="eastAsia"/>
              </w:rPr>
            </w:pPr>
            <w:r>
              <w:rPr>
                <w:rFonts w:hint="eastAsia"/>
              </w:rPr>
              <w:t>否</w:t>
            </w:r>
          </w:p>
        </w:tc>
        <w:tc>
          <w:tcPr>
            <w:tcW w:w="1969" w:type="dxa"/>
          </w:tcPr>
          <w:p w:rsidR="0028451A" w:rsidRDefault="005C5B9E" w:rsidP="00547DEE">
            <w:pPr>
              <w:jc w:val="left"/>
              <w:rPr>
                <w:rFonts w:hint="eastAsia"/>
              </w:rPr>
            </w:pPr>
            <w:r>
              <w:rPr>
                <w:rFonts w:hint="eastAsia"/>
              </w:rPr>
              <w:t>某收货地址</w:t>
            </w:r>
            <w:r w:rsidR="0028451A">
              <w:rPr>
                <w:rFonts w:hint="eastAsia"/>
              </w:rPr>
              <w:t>在王府井的名称</w:t>
            </w:r>
          </w:p>
          <w:p w:rsidR="0028451A" w:rsidRPr="00912BF3" w:rsidRDefault="0028451A" w:rsidP="00547DEE">
            <w:pPr>
              <w:jc w:val="left"/>
            </w:pPr>
            <w:r>
              <w:rPr>
                <w:rFonts w:hint="eastAsia"/>
              </w:rPr>
              <w:t>如果类型为</w:t>
            </w:r>
            <w:r w:rsidR="00D17DF2">
              <w:rPr>
                <w:rFonts w:hint="eastAsia"/>
              </w:rPr>
              <w:t>WFJ_</w:t>
            </w:r>
            <w:r w:rsidR="00D17DF2">
              <w:rPr>
                <w:rFonts w:hint="eastAsia"/>
              </w:rPr>
              <w:t xml:space="preserve"> ADDRESS</w:t>
            </w:r>
            <w:r>
              <w:rPr>
                <w:rFonts w:hint="eastAsia"/>
              </w:rPr>
              <w:t>，此字段为空</w:t>
            </w:r>
          </w:p>
        </w:tc>
      </w:tr>
      <w:tr w:rsidR="0028451A" w:rsidTr="00547DEE">
        <w:tc>
          <w:tcPr>
            <w:tcW w:w="1473" w:type="dxa"/>
          </w:tcPr>
          <w:p w:rsidR="0028451A" w:rsidRDefault="008670A0" w:rsidP="00547DEE">
            <w:r>
              <w:rPr>
                <w:rFonts w:hint="eastAsia"/>
              </w:rPr>
              <w:t>王府井</w:t>
            </w:r>
            <w:r>
              <w:rPr>
                <w:rFonts w:hint="eastAsia"/>
              </w:rPr>
              <w:t>地址编码</w:t>
            </w:r>
          </w:p>
        </w:tc>
        <w:tc>
          <w:tcPr>
            <w:tcW w:w="2360" w:type="dxa"/>
          </w:tcPr>
          <w:p w:rsidR="0028451A" w:rsidRDefault="0028451A" w:rsidP="008B4138">
            <w:r>
              <w:rPr>
                <w:rFonts w:hint="eastAsia"/>
              </w:rPr>
              <w:t>WFJ_</w:t>
            </w:r>
            <w:r w:rsidR="008B4138">
              <w:rPr>
                <w:rFonts w:hint="eastAsia"/>
              </w:rPr>
              <w:t>ADDRESS</w:t>
            </w:r>
            <w:r>
              <w:rPr>
                <w:rFonts w:hint="eastAsia"/>
              </w:rPr>
              <w:t>_CODE</w:t>
            </w:r>
          </w:p>
        </w:tc>
        <w:tc>
          <w:tcPr>
            <w:tcW w:w="1325" w:type="dxa"/>
          </w:tcPr>
          <w:p w:rsidR="0028451A" w:rsidRDefault="0028451A" w:rsidP="00547DEE">
            <w:r>
              <w:rPr>
                <w:rFonts w:hint="eastAsia"/>
              </w:rPr>
              <w:t>字符串</w:t>
            </w:r>
          </w:p>
        </w:tc>
        <w:tc>
          <w:tcPr>
            <w:tcW w:w="1395" w:type="dxa"/>
          </w:tcPr>
          <w:p w:rsidR="0028451A" w:rsidRDefault="0028451A" w:rsidP="00547DEE">
            <w:pPr>
              <w:jc w:val="center"/>
              <w:rPr>
                <w:rFonts w:hint="eastAsia"/>
              </w:rPr>
            </w:pPr>
            <w:r>
              <w:rPr>
                <w:rFonts w:hint="eastAsia"/>
              </w:rPr>
              <w:t>否</w:t>
            </w:r>
          </w:p>
        </w:tc>
        <w:tc>
          <w:tcPr>
            <w:tcW w:w="1969" w:type="dxa"/>
          </w:tcPr>
          <w:p w:rsidR="0028451A" w:rsidRDefault="005C5B9E" w:rsidP="00547DEE">
            <w:pPr>
              <w:jc w:val="left"/>
              <w:rPr>
                <w:rFonts w:hint="eastAsia"/>
              </w:rPr>
            </w:pPr>
            <w:r>
              <w:rPr>
                <w:rFonts w:hint="eastAsia"/>
              </w:rPr>
              <w:t>某收货地址</w:t>
            </w:r>
            <w:r w:rsidR="0028451A">
              <w:rPr>
                <w:rFonts w:hint="eastAsia"/>
              </w:rPr>
              <w:t>在王府井的名称编码</w:t>
            </w:r>
          </w:p>
          <w:p w:rsidR="0028451A" w:rsidRDefault="0028451A" w:rsidP="00547DEE">
            <w:pPr>
              <w:jc w:val="left"/>
            </w:pPr>
            <w:r>
              <w:rPr>
                <w:rFonts w:hint="eastAsia"/>
              </w:rPr>
              <w:t>如果类型为</w:t>
            </w:r>
            <w:r w:rsidR="00D17DF2">
              <w:rPr>
                <w:rFonts w:hint="eastAsia"/>
              </w:rPr>
              <w:t>WFJ_</w:t>
            </w:r>
            <w:r w:rsidR="00D17DF2">
              <w:rPr>
                <w:rFonts w:hint="eastAsia"/>
              </w:rPr>
              <w:t xml:space="preserve"> ADDRESS</w:t>
            </w:r>
            <w:r>
              <w:rPr>
                <w:rFonts w:hint="eastAsia"/>
              </w:rPr>
              <w:t>，此字段为空</w:t>
            </w:r>
          </w:p>
        </w:tc>
      </w:tr>
      <w:tr w:rsidR="0028451A" w:rsidTr="00547DEE">
        <w:tc>
          <w:tcPr>
            <w:tcW w:w="1473" w:type="dxa"/>
          </w:tcPr>
          <w:p w:rsidR="0028451A" w:rsidRDefault="0028451A" w:rsidP="00547DEE">
            <w:r>
              <w:rPr>
                <w:rFonts w:hint="eastAsia"/>
              </w:rPr>
              <w:t>是否启用</w:t>
            </w:r>
          </w:p>
        </w:tc>
        <w:tc>
          <w:tcPr>
            <w:tcW w:w="2360" w:type="dxa"/>
          </w:tcPr>
          <w:p w:rsidR="0028451A" w:rsidRDefault="0028451A" w:rsidP="00547DEE">
            <w:r>
              <w:rPr>
                <w:rFonts w:hint="eastAsia"/>
              </w:rPr>
              <w:t>STATUS</w:t>
            </w:r>
          </w:p>
        </w:tc>
        <w:tc>
          <w:tcPr>
            <w:tcW w:w="1325" w:type="dxa"/>
          </w:tcPr>
          <w:p w:rsidR="0028451A" w:rsidRDefault="0028451A" w:rsidP="00547DEE">
            <w:r>
              <w:rPr>
                <w:rFonts w:hint="eastAsia"/>
              </w:rPr>
              <w:t>数字</w:t>
            </w:r>
          </w:p>
        </w:tc>
        <w:tc>
          <w:tcPr>
            <w:tcW w:w="1395" w:type="dxa"/>
          </w:tcPr>
          <w:p w:rsidR="0028451A" w:rsidRDefault="0028451A" w:rsidP="00547DEE">
            <w:pPr>
              <w:jc w:val="center"/>
            </w:pPr>
            <w:r>
              <w:rPr>
                <w:rFonts w:hint="eastAsia"/>
              </w:rPr>
              <w:t>是</w:t>
            </w:r>
          </w:p>
        </w:tc>
        <w:tc>
          <w:tcPr>
            <w:tcW w:w="1969" w:type="dxa"/>
          </w:tcPr>
          <w:p w:rsidR="0028451A" w:rsidRDefault="0028451A" w:rsidP="00547DEE">
            <w:pPr>
              <w:jc w:val="left"/>
              <w:rPr>
                <w:rFonts w:hint="eastAsia"/>
              </w:rPr>
            </w:pPr>
            <w:r>
              <w:rPr>
                <w:rFonts w:hint="eastAsia"/>
              </w:rPr>
              <w:t>启用</w:t>
            </w:r>
            <w:r>
              <w:rPr>
                <w:rFonts w:hint="eastAsia"/>
              </w:rPr>
              <w:t>1</w:t>
            </w:r>
          </w:p>
          <w:p w:rsidR="0028451A" w:rsidRDefault="0028451A" w:rsidP="00547DEE">
            <w:pPr>
              <w:jc w:val="left"/>
            </w:pPr>
            <w:r>
              <w:rPr>
                <w:rFonts w:hint="eastAsia"/>
              </w:rPr>
              <w:t>停用</w:t>
            </w:r>
            <w:r>
              <w:rPr>
                <w:rFonts w:hint="eastAsia"/>
              </w:rPr>
              <w:t>0</w:t>
            </w:r>
          </w:p>
        </w:tc>
      </w:tr>
    </w:tbl>
    <w:p w:rsidR="00A43ACA" w:rsidRPr="00A43ACA" w:rsidRDefault="00A43ACA" w:rsidP="00A43ACA"/>
    <w:p w:rsidR="002A2AF2" w:rsidRDefault="002A2AF2" w:rsidP="002A2AF2">
      <w:pPr>
        <w:pStyle w:val="2"/>
      </w:pPr>
      <w:r>
        <w:rPr>
          <w:rFonts w:hint="eastAsia"/>
        </w:rPr>
        <w:t>5.2</w:t>
      </w:r>
      <w:r w:rsidR="009206C7">
        <w:rPr>
          <w:rFonts w:hint="eastAsia"/>
        </w:rPr>
        <w:t>商品管理</w:t>
      </w:r>
    </w:p>
    <w:p w:rsidR="00AD79A7" w:rsidRDefault="00AD79A7" w:rsidP="00AD79A7">
      <w:pPr>
        <w:pStyle w:val="3"/>
        <w:rPr>
          <w:rFonts w:hint="eastAsia"/>
        </w:rPr>
      </w:pPr>
      <w:r>
        <w:rPr>
          <w:rFonts w:hint="eastAsia"/>
        </w:rPr>
        <w:t>5.2.1</w:t>
      </w:r>
      <w:r>
        <w:rPr>
          <w:rFonts w:hint="eastAsia"/>
        </w:rPr>
        <w:t>建立关联</w:t>
      </w:r>
    </w:p>
    <w:p w:rsidR="00F658D6" w:rsidRPr="00F658D6" w:rsidRDefault="00F658D6" w:rsidP="00F658D6">
      <w:pPr>
        <w:pStyle w:val="4"/>
      </w:pPr>
      <w:r>
        <w:rPr>
          <w:rFonts w:hint="eastAsia"/>
        </w:rPr>
        <w:t>5.2.1.1</w:t>
      </w:r>
      <w:r>
        <w:rPr>
          <w:rFonts w:hint="eastAsia"/>
        </w:rPr>
        <w:t>功能描述</w:t>
      </w:r>
    </w:p>
    <w:p w:rsidR="00F658D6" w:rsidRDefault="00931193" w:rsidP="00F1182E">
      <w:pPr>
        <w:jc w:val="left"/>
        <w:rPr>
          <w:rFonts w:hint="eastAsia"/>
        </w:rPr>
      </w:pPr>
      <w:r>
        <w:rPr>
          <w:rFonts w:hint="eastAsia"/>
        </w:rPr>
        <w:tab/>
      </w:r>
      <w:r>
        <w:rPr>
          <w:rFonts w:hint="eastAsia"/>
        </w:rPr>
        <w:t>我司店铺小二在阿里平台上架商品后，</w:t>
      </w:r>
      <w:r>
        <w:rPr>
          <w:rFonts w:hint="eastAsia"/>
        </w:rPr>
        <w:t>edi-tower</w:t>
      </w:r>
      <w:r>
        <w:rPr>
          <w:rFonts w:hint="eastAsia"/>
        </w:rPr>
        <w:t>的</w:t>
      </w:r>
      <w:r>
        <w:rPr>
          <w:rFonts w:hint="eastAsia"/>
        </w:rPr>
        <w:t>listener</w:t>
      </w:r>
      <w:r>
        <w:rPr>
          <w:rFonts w:hint="eastAsia"/>
        </w:rPr>
        <w:t>接收到消息，</w:t>
      </w:r>
      <w:r>
        <w:rPr>
          <w:rFonts w:hint="eastAsia"/>
        </w:rPr>
        <w:t>edi-tower</w:t>
      </w:r>
      <w:r>
        <w:rPr>
          <w:rFonts w:hint="eastAsia"/>
        </w:rPr>
        <w:t>将消息发送给</w:t>
      </w:r>
      <w:r>
        <w:rPr>
          <w:rFonts w:hint="eastAsia"/>
        </w:rPr>
        <w:t>edi-server</w:t>
      </w:r>
      <w:r>
        <w:rPr>
          <w:rFonts w:hint="eastAsia"/>
        </w:rPr>
        <w:t>，</w:t>
      </w:r>
      <w:r>
        <w:rPr>
          <w:rFonts w:hint="eastAsia"/>
        </w:rPr>
        <w:t>edi-server</w:t>
      </w:r>
      <w:r>
        <w:rPr>
          <w:rFonts w:hint="eastAsia"/>
        </w:rPr>
        <w:t>根据消息类型（商品上架</w:t>
      </w:r>
      <w:r w:rsidR="00C50479" w:rsidRPr="00F841C1">
        <w:rPr>
          <w:rFonts w:hint="eastAsia"/>
        </w:rPr>
        <w:t>ItemUpshelf</w:t>
      </w:r>
      <w:r>
        <w:rPr>
          <w:rFonts w:hint="eastAsia"/>
        </w:rPr>
        <w:t>）、商品</w:t>
      </w:r>
      <w:r>
        <w:rPr>
          <w:rFonts w:hint="eastAsia"/>
        </w:rPr>
        <w:t>ID</w:t>
      </w:r>
      <w:r w:rsidR="002D5562">
        <w:rPr>
          <w:rFonts w:hint="eastAsia"/>
        </w:rPr>
        <w:t>（</w:t>
      </w:r>
      <w:r w:rsidR="002D5562">
        <w:rPr>
          <w:rFonts w:hint="eastAsia"/>
        </w:rPr>
        <w:t>num_iid</w:t>
      </w:r>
      <w:r w:rsidR="002D5562">
        <w:rPr>
          <w:rFonts w:hint="eastAsia"/>
        </w:rPr>
        <w:t>）</w:t>
      </w:r>
      <w:r>
        <w:rPr>
          <w:rFonts w:hint="eastAsia"/>
        </w:rPr>
        <w:t>通过</w:t>
      </w:r>
      <w:r>
        <w:rPr>
          <w:rFonts w:hint="eastAsia"/>
        </w:rPr>
        <w:t>TOP API</w:t>
      </w:r>
      <w:r>
        <w:rPr>
          <w:rFonts w:hint="eastAsia"/>
        </w:rPr>
        <w:t>获取相关</w:t>
      </w:r>
      <w:r w:rsidR="00B11989">
        <w:rPr>
          <w:rFonts w:hint="eastAsia"/>
        </w:rPr>
        <w:t>商品</w:t>
      </w:r>
      <w:r w:rsidR="00B11989">
        <w:rPr>
          <w:rFonts w:hint="eastAsia"/>
        </w:rPr>
        <w:t>ID</w:t>
      </w:r>
      <w:r w:rsidR="00B11989">
        <w:rPr>
          <w:rFonts w:hint="eastAsia"/>
        </w:rPr>
        <w:t>（</w:t>
      </w:r>
      <w:r w:rsidR="00B11989">
        <w:rPr>
          <w:rFonts w:hint="eastAsia"/>
        </w:rPr>
        <w:t>num_iid</w:t>
      </w:r>
      <w:r w:rsidR="00B11989">
        <w:rPr>
          <w:rFonts w:hint="eastAsia"/>
        </w:rPr>
        <w:t>）</w:t>
      </w:r>
      <w:r>
        <w:rPr>
          <w:rFonts w:hint="eastAsia"/>
        </w:rPr>
        <w:t>与王府井商品商家编码</w:t>
      </w:r>
      <w:r w:rsidR="00904037">
        <w:rPr>
          <w:rFonts w:hint="eastAsia"/>
        </w:rPr>
        <w:t>（</w:t>
      </w:r>
      <w:r w:rsidR="00904037" w:rsidRPr="00F841C1">
        <w:rPr>
          <w:rFonts w:hint="eastAsia"/>
        </w:rPr>
        <w:t>商家编码需要符合规则</w:t>
      </w:r>
      <w:r w:rsidR="00904037">
        <w:rPr>
          <w:rFonts w:hint="eastAsia"/>
        </w:rPr>
        <w:t>）</w:t>
      </w:r>
      <w:r w:rsidR="001133AD">
        <w:rPr>
          <w:rFonts w:hint="eastAsia"/>
        </w:rPr>
        <w:t>数据</w:t>
      </w:r>
      <w:r>
        <w:rPr>
          <w:rFonts w:hint="eastAsia"/>
        </w:rPr>
        <w:t>。</w:t>
      </w:r>
      <w:r w:rsidR="00F1182E">
        <w:rPr>
          <w:rFonts w:hint="eastAsia"/>
        </w:rPr>
        <w:t>然后，</w:t>
      </w:r>
      <w:r w:rsidR="00F1182E">
        <w:rPr>
          <w:rFonts w:hint="eastAsia"/>
        </w:rPr>
        <w:t>EDI</w:t>
      </w:r>
      <w:r w:rsidR="00241E25">
        <w:rPr>
          <w:rFonts w:hint="eastAsia"/>
        </w:rPr>
        <w:t>-Server</w:t>
      </w:r>
      <w:r>
        <w:rPr>
          <w:rFonts w:hint="eastAsia"/>
        </w:rPr>
        <w:t>通过消息系统向</w:t>
      </w:r>
      <w:r>
        <w:rPr>
          <w:rFonts w:hint="eastAsia"/>
        </w:rPr>
        <w:t>PCM</w:t>
      </w:r>
      <w:r>
        <w:rPr>
          <w:rFonts w:hint="eastAsia"/>
        </w:rPr>
        <w:t>发送</w:t>
      </w:r>
      <w:r w:rsidR="00DF2A07">
        <w:rPr>
          <w:rFonts w:hint="eastAsia"/>
        </w:rPr>
        <w:t>建立</w:t>
      </w:r>
      <w:r>
        <w:rPr>
          <w:rFonts w:hint="eastAsia"/>
        </w:rPr>
        <w:t>商品关联关系请</w:t>
      </w:r>
      <w:r w:rsidR="0066674B">
        <w:rPr>
          <w:rFonts w:hint="eastAsia"/>
        </w:rPr>
        <w:t>求，说明此商品编码在那个渠道（天猫旗舰店、爱逛街、全球购店）</w:t>
      </w:r>
      <w:r w:rsidR="002A7BCD">
        <w:rPr>
          <w:rFonts w:hint="eastAsia"/>
        </w:rPr>
        <w:t>开始进行售卖</w:t>
      </w:r>
      <w:r>
        <w:rPr>
          <w:rFonts w:hint="eastAsia"/>
        </w:rPr>
        <w:t>，</w:t>
      </w:r>
      <w:r>
        <w:rPr>
          <w:rFonts w:hint="eastAsia"/>
        </w:rPr>
        <w:t>PCM</w:t>
      </w:r>
      <w:r>
        <w:rPr>
          <w:rFonts w:hint="eastAsia"/>
        </w:rPr>
        <w:t>接到请求后</w:t>
      </w:r>
      <w:r w:rsidR="000F65CD">
        <w:rPr>
          <w:rFonts w:hint="eastAsia"/>
        </w:rPr>
        <w:t>，判断商品</w:t>
      </w:r>
      <w:r w:rsidR="003E3CC4">
        <w:rPr>
          <w:rFonts w:hint="eastAsia"/>
        </w:rPr>
        <w:t>编码</w:t>
      </w:r>
      <w:r w:rsidR="000F65CD">
        <w:rPr>
          <w:rFonts w:hint="eastAsia"/>
        </w:rPr>
        <w:t>是否符合规则，符合则</w:t>
      </w:r>
      <w:r>
        <w:rPr>
          <w:rFonts w:hint="eastAsia"/>
        </w:rPr>
        <w:t>创建配置信息，成功后回调</w:t>
      </w:r>
      <w:r>
        <w:rPr>
          <w:rFonts w:hint="eastAsia"/>
        </w:rPr>
        <w:t>EDI</w:t>
      </w:r>
      <w:r w:rsidR="000F65CD">
        <w:rPr>
          <w:rFonts w:hint="eastAsia"/>
        </w:rPr>
        <w:t>通知此商品在此渠道可售数量；不符合则回调</w:t>
      </w:r>
      <w:r w:rsidR="000F65CD">
        <w:rPr>
          <w:rFonts w:hint="eastAsia"/>
        </w:rPr>
        <w:t>EDI</w:t>
      </w:r>
      <w:r w:rsidR="000F65CD">
        <w:rPr>
          <w:rFonts w:hint="eastAsia"/>
        </w:rPr>
        <w:t>通知此商品设置可售失败。</w:t>
      </w:r>
    </w:p>
    <w:p w:rsidR="000F65CD" w:rsidRDefault="00BD7CB0" w:rsidP="00846DA8">
      <w:pPr>
        <w:pStyle w:val="4"/>
        <w:rPr>
          <w:rFonts w:hint="eastAsia"/>
        </w:rPr>
      </w:pPr>
      <w:r>
        <w:rPr>
          <w:rFonts w:hint="eastAsia"/>
        </w:rPr>
        <w:lastRenderedPageBreak/>
        <w:t>5.2.1.2</w:t>
      </w:r>
      <w:r>
        <w:rPr>
          <w:rFonts w:hint="eastAsia"/>
        </w:rPr>
        <w:t>流程</w:t>
      </w:r>
    </w:p>
    <w:p w:rsidR="007540FA" w:rsidRPr="007540FA" w:rsidRDefault="007540FA" w:rsidP="007540FA">
      <w:pPr>
        <w:rPr>
          <w:rFonts w:hint="eastAsia"/>
        </w:rPr>
      </w:pPr>
      <w:r>
        <w:object w:dxaOrig="9981" w:dyaOrig="6325">
          <v:shape id="_x0000_i1026" type="#_x0000_t75" style="width:415.5pt;height:263.25pt" o:ole="">
            <v:imagedata r:id="rId25" o:title=""/>
          </v:shape>
          <o:OLEObject Type="Embed" ProgID="Visio.Drawing.11" ShapeID="_x0000_i1026" DrawAspect="Content" ObjectID="_1514124375" r:id="rId26"/>
        </w:object>
      </w:r>
    </w:p>
    <w:p w:rsidR="00F658D6" w:rsidRDefault="00A378F8" w:rsidP="00A378F8">
      <w:pPr>
        <w:pStyle w:val="4"/>
        <w:rPr>
          <w:rFonts w:hint="eastAsia"/>
        </w:rPr>
      </w:pPr>
      <w:r>
        <w:rPr>
          <w:rFonts w:hint="eastAsia"/>
        </w:rPr>
        <w:t>5.2.1.3</w:t>
      </w:r>
      <w:r>
        <w:rPr>
          <w:rFonts w:hint="eastAsia"/>
        </w:rPr>
        <w:t>主要界面</w:t>
      </w:r>
    </w:p>
    <w:p w:rsidR="00CD7FB4" w:rsidRPr="00CD7FB4" w:rsidRDefault="00CD7FB4" w:rsidP="00CD7FB4">
      <w:pPr>
        <w:pStyle w:val="4"/>
      </w:pPr>
      <w:r>
        <w:rPr>
          <w:rFonts w:hint="eastAsia"/>
        </w:rPr>
        <w:t>5.2.1.4</w:t>
      </w:r>
      <w:r>
        <w:rPr>
          <w:rFonts w:hint="eastAsia"/>
        </w:rPr>
        <w:t>主要字段</w:t>
      </w:r>
    </w:p>
    <w:p w:rsidR="00AD79A7" w:rsidRDefault="00AD79A7" w:rsidP="00DE0863">
      <w:pPr>
        <w:pStyle w:val="3"/>
        <w:rPr>
          <w:rFonts w:hint="eastAsia"/>
        </w:rPr>
      </w:pPr>
      <w:r>
        <w:rPr>
          <w:rFonts w:hint="eastAsia"/>
        </w:rPr>
        <w:t>5.2.2</w:t>
      </w:r>
      <w:r>
        <w:rPr>
          <w:rFonts w:hint="eastAsia"/>
        </w:rPr>
        <w:t>解除关联</w:t>
      </w:r>
    </w:p>
    <w:p w:rsidR="00274669" w:rsidRPr="00274669" w:rsidRDefault="00274669" w:rsidP="00274669">
      <w:pPr>
        <w:pStyle w:val="4"/>
      </w:pPr>
      <w:r>
        <w:rPr>
          <w:rFonts w:hint="eastAsia"/>
        </w:rPr>
        <w:t>5.2.2.1</w:t>
      </w:r>
      <w:r>
        <w:rPr>
          <w:rFonts w:hint="eastAsia"/>
        </w:rPr>
        <w:t>功能描述</w:t>
      </w:r>
    </w:p>
    <w:p w:rsidR="00931193" w:rsidRDefault="00931193" w:rsidP="00931193">
      <w:r>
        <w:rPr>
          <w:rFonts w:hint="eastAsia"/>
        </w:rPr>
        <w:tab/>
      </w:r>
      <w:r>
        <w:rPr>
          <w:rFonts w:hint="eastAsia"/>
        </w:rPr>
        <w:t>我司店铺小二在阿里平台下架商品或者商品售完自动下架后，</w:t>
      </w:r>
      <w:r>
        <w:rPr>
          <w:rFonts w:hint="eastAsia"/>
        </w:rPr>
        <w:t>edi-tower</w:t>
      </w:r>
      <w:r>
        <w:rPr>
          <w:rFonts w:hint="eastAsia"/>
        </w:rPr>
        <w:t>的</w:t>
      </w:r>
      <w:r>
        <w:rPr>
          <w:rFonts w:hint="eastAsia"/>
        </w:rPr>
        <w:t>listener</w:t>
      </w:r>
      <w:r>
        <w:rPr>
          <w:rFonts w:hint="eastAsia"/>
        </w:rPr>
        <w:t>接收到消息，</w:t>
      </w:r>
      <w:r>
        <w:rPr>
          <w:rFonts w:hint="eastAsia"/>
        </w:rPr>
        <w:t>edi-tower</w:t>
      </w:r>
      <w:r>
        <w:rPr>
          <w:rFonts w:hint="eastAsia"/>
        </w:rPr>
        <w:t>将消息发送给</w:t>
      </w:r>
      <w:r>
        <w:rPr>
          <w:rFonts w:hint="eastAsia"/>
        </w:rPr>
        <w:t>edi-server</w:t>
      </w:r>
      <w:r>
        <w:rPr>
          <w:rFonts w:hint="eastAsia"/>
        </w:rPr>
        <w:t>，</w:t>
      </w:r>
      <w:r>
        <w:rPr>
          <w:rFonts w:hint="eastAsia"/>
        </w:rPr>
        <w:t>edi-server</w:t>
      </w:r>
      <w:r>
        <w:rPr>
          <w:rFonts w:hint="eastAsia"/>
        </w:rPr>
        <w:t>根据消息类型（商品下架）、阿里店铺商品</w:t>
      </w:r>
      <w:r>
        <w:rPr>
          <w:rFonts w:hint="eastAsia"/>
        </w:rPr>
        <w:t>ID</w:t>
      </w:r>
      <w:r>
        <w:rPr>
          <w:rFonts w:hint="eastAsia"/>
        </w:rPr>
        <w:t>通过</w:t>
      </w:r>
      <w:r>
        <w:rPr>
          <w:rFonts w:hint="eastAsia"/>
        </w:rPr>
        <w:t>TOP API</w:t>
      </w:r>
      <w:r>
        <w:rPr>
          <w:rFonts w:hint="eastAsia"/>
        </w:rPr>
        <w:t>获取相关天猫</w:t>
      </w:r>
      <w:r>
        <w:rPr>
          <w:rFonts w:hint="eastAsia"/>
        </w:rPr>
        <w:t>ID</w:t>
      </w:r>
      <w:r>
        <w:rPr>
          <w:rFonts w:hint="eastAsia"/>
        </w:rPr>
        <w:t>与王府井商品商家编码对应管理，在</w:t>
      </w:r>
      <w:r>
        <w:rPr>
          <w:rFonts w:hint="eastAsia"/>
        </w:rPr>
        <w:t>EDI</w:t>
      </w:r>
      <w:r w:rsidR="00113AFD">
        <w:rPr>
          <w:rFonts w:hint="eastAsia"/>
        </w:rPr>
        <w:t>删除</w:t>
      </w:r>
      <w:r>
        <w:rPr>
          <w:rFonts w:hint="eastAsia"/>
        </w:rPr>
        <w:t>关联关系。</w:t>
      </w:r>
    </w:p>
    <w:p w:rsidR="006E710A" w:rsidRDefault="006E710A" w:rsidP="00931193">
      <w:r>
        <w:rPr>
          <w:rFonts w:hint="eastAsia"/>
        </w:rPr>
        <w:tab/>
      </w:r>
      <w:r>
        <w:rPr>
          <w:rFonts w:hint="eastAsia"/>
        </w:rPr>
        <w:t>我司店铺小二在阿里平台删除商品</w:t>
      </w:r>
      <w:r>
        <w:rPr>
          <w:rFonts w:hint="eastAsia"/>
        </w:rPr>
        <w:t>(</w:t>
      </w:r>
      <w:r w:rsidRPr="003F51ED">
        <w:rPr>
          <w:rFonts w:hint="eastAsia"/>
        </w:rPr>
        <w:t>ItemDelete </w:t>
      </w:r>
      <w:r>
        <w:rPr>
          <w:rFonts w:hint="eastAsia"/>
        </w:rPr>
        <w:t>)</w:t>
      </w:r>
      <w:r>
        <w:rPr>
          <w:rFonts w:hint="eastAsia"/>
        </w:rPr>
        <w:t>或者商品被小二删除惩罚（</w:t>
      </w:r>
      <w:r w:rsidRPr="003F51ED">
        <w:rPr>
          <w:rFonts w:hint="eastAsia"/>
        </w:rPr>
        <w:t>ItemPunishDelete </w:t>
      </w:r>
      <w:r>
        <w:rPr>
          <w:rFonts w:hint="eastAsia"/>
        </w:rPr>
        <w:t>）后，</w:t>
      </w:r>
      <w:r>
        <w:rPr>
          <w:rFonts w:hint="eastAsia"/>
        </w:rPr>
        <w:t>edi-tower</w:t>
      </w:r>
      <w:r>
        <w:rPr>
          <w:rFonts w:hint="eastAsia"/>
        </w:rPr>
        <w:t>的</w:t>
      </w:r>
      <w:r>
        <w:rPr>
          <w:rFonts w:hint="eastAsia"/>
        </w:rPr>
        <w:t>listener</w:t>
      </w:r>
      <w:r>
        <w:rPr>
          <w:rFonts w:hint="eastAsia"/>
        </w:rPr>
        <w:t>接收到消息，</w:t>
      </w:r>
      <w:r>
        <w:rPr>
          <w:rFonts w:hint="eastAsia"/>
        </w:rPr>
        <w:t>edi-tower</w:t>
      </w:r>
      <w:r>
        <w:rPr>
          <w:rFonts w:hint="eastAsia"/>
        </w:rPr>
        <w:t>将消息发送给</w:t>
      </w:r>
      <w:r>
        <w:rPr>
          <w:rFonts w:hint="eastAsia"/>
        </w:rPr>
        <w:t>edi-server</w:t>
      </w:r>
      <w:r>
        <w:rPr>
          <w:rFonts w:hint="eastAsia"/>
        </w:rPr>
        <w:t>，</w:t>
      </w:r>
      <w:r>
        <w:rPr>
          <w:rFonts w:hint="eastAsia"/>
        </w:rPr>
        <w:t>edi-server</w:t>
      </w:r>
      <w:r>
        <w:rPr>
          <w:rFonts w:hint="eastAsia"/>
        </w:rPr>
        <w:t>根据消息类型（</w:t>
      </w:r>
      <w:r w:rsidR="00D03465" w:rsidRPr="003F51ED">
        <w:rPr>
          <w:rFonts w:hint="eastAsia"/>
        </w:rPr>
        <w:t>删除商品</w:t>
      </w:r>
      <w:r w:rsidR="00D03465" w:rsidRPr="003F51ED">
        <w:rPr>
          <w:rFonts w:hint="eastAsia"/>
        </w:rPr>
        <w:t>ItemDelete</w:t>
      </w:r>
      <w:r w:rsidR="00D03465" w:rsidRPr="003F51ED">
        <w:rPr>
          <w:rFonts w:hint="eastAsia"/>
        </w:rPr>
        <w:t>、小二删除商品</w:t>
      </w:r>
      <w:r w:rsidR="00D03465" w:rsidRPr="003F51ED">
        <w:rPr>
          <w:rFonts w:hint="eastAsia"/>
        </w:rPr>
        <w:t xml:space="preserve"> ItemPunishDelete</w:t>
      </w:r>
      <w:r>
        <w:rPr>
          <w:rFonts w:hint="eastAsia"/>
        </w:rPr>
        <w:t>）、阿里店铺商品</w:t>
      </w:r>
      <w:r>
        <w:rPr>
          <w:rFonts w:hint="eastAsia"/>
        </w:rPr>
        <w:t>ID</w:t>
      </w:r>
      <w:r>
        <w:rPr>
          <w:rFonts w:hint="eastAsia"/>
        </w:rPr>
        <w:t>通过</w:t>
      </w:r>
      <w:r>
        <w:rPr>
          <w:rFonts w:hint="eastAsia"/>
        </w:rPr>
        <w:t>TOP API</w:t>
      </w:r>
      <w:r>
        <w:rPr>
          <w:rFonts w:hint="eastAsia"/>
        </w:rPr>
        <w:t>获取相关天猫</w:t>
      </w:r>
      <w:r>
        <w:rPr>
          <w:rFonts w:hint="eastAsia"/>
        </w:rPr>
        <w:t>ID</w:t>
      </w:r>
      <w:r>
        <w:rPr>
          <w:rFonts w:hint="eastAsia"/>
        </w:rPr>
        <w:t>与王府井商品商家编码对应管理，在</w:t>
      </w:r>
      <w:r>
        <w:rPr>
          <w:rFonts w:hint="eastAsia"/>
        </w:rPr>
        <w:t>EDI</w:t>
      </w:r>
      <w:r>
        <w:rPr>
          <w:rFonts w:hint="eastAsia"/>
        </w:rPr>
        <w:t>删除关</w:t>
      </w:r>
      <w:r>
        <w:rPr>
          <w:rFonts w:hint="eastAsia"/>
        </w:rPr>
        <w:lastRenderedPageBreak/>
        <w:t>联关系。</w:t>
      </w:r>
    </w:p>
    <w:p w:rsidR="00113AFD" w:rsidRDefault="00113AFD" w:rsidP="00931193">
      <w:pPr>
        <w:rPr>
          <w:rFonts w:hint="eastAsia"/>
        </w:rPr>
      </w:pPr>
      <w:r>
        <w:rPr>
          <w:rFonts w:hint="eastAsia"/>
        </w:rPr>
        <w:tab/>
        <w:t>EDI</w:t>
      </w:r>
      <w:r w:rsidR="00FA47AA">
        <w:rPr>
          <w:rFonts w:hint="eastAsia"/>
        </w:rPr>
        <w:t>删除商品关联</w:t>
      </w:r>
      <w:r>
        <w:rPr>
          <w:rFonts w:hint="eastAsia"/>
        </w:rPr>
        <w:t>关系后，通过消息系统向</w:t>
      </w:r>
      <w:r>
        <w:rPr>
          <w:rFonts w:hint="eastAsia"/>
        </w:rPr>
        <w:t>PCM</w:t>
      </w:r>
      <w:r>
        <w:rPr>
          <w:rFonts w:hint="eastAsia"/>
        </w:rPr>
        <w:t>发送</w:t>
      </w:r>
      <w:r w:rsidR="00DF2A07">
        <w:rPr>
          <w:rFonts w:hint="eastAsia"/>
        </w:rPr>
        <w:t>取消</w:t>
      </w:r>
      <w:r>
        <w:rPr>
          <w:rFonts w:hint="eastAsia"/>
        </w:rPr>
        <w:t>商品关联关系请求，说明此商品编码在那个渠道（天猫旗舰店、爱逛街、全球购店）</w:t>
      </w:r>
      <w:r w:rsidR="002A7BCD">
        <w:rPr>
          <w:rFonts w:hint="eastAsia"/>
        </w:rPr>
        <w:t>停止售卖</w:t>
      </w:r>
      <w:r>
        <w:rPr>
          <w:rFonts w:hint="eastAsia"/>
        </w:rPr>
        <w:t>，</w:t>
      </w:r>
      <w:r>
        <w:rPr>
          <w:rFonts w:hint="eastAsia"/>
        </w:rPr>
        <w:t>PCM</w:t>
      </w:r>
      <w:r>
        <w:rPr>
          <w:rFonts w:hint="eastAsia"/>
        </w:rPr>
        <w:t>接到请求后</w:t>
      </w:r>
      <w:r w:rsidR="003D4D8C">
        <w:rPr>
          <w:rFonts w:hint="eastAsia"/>
        </w:rPr>
        <w:t>删除</w:t>
      </w:r>
      <w:r>
        <w:rPr>
          <w:rFonts w:hint="eastAsia"/>
        </w:rPr>
        <w:t>配置信息。</w:t>
      </w:r>
    </w:p>
    <w:p w:rsidR="00274669" w:rsidRDefault="00274669" w:rsidP="00274669">
      <w:pPr>
        <w:pStyle w:val="4"/>
      </w:pPr>
      <w:r>
        <w:rPr>
          <w:rFonts w:hint="eastAsia"/>
        </w:rPr>
        <w:t>5.2.2.2</w:t>
      </w:r>
      <w:r>
        <w:rPr>
          <w:rFonts w:hint="eastAsia"/>
        </w:rPr>
        <w:t>流程</w:t>
      </w:r>
    </w:p>
    <w:p w:rsidR="00223FCC" w:rsidRDefault="003F51ED" w:rsidP="003F51ED">
      <w:pPr>
        <w:jc w:val="center"/>
      </w:pPr>
      <w:r>
        <w:object w:dxaOrig="9126" w:dyaOrig="3315">
          <v:shape id="_x0000_i1025" type="#_x0000_t75" style="width:415.5pt;height:150.75pt" o:ole="">
            <v:imagedata r:id="rId27" o:title=""/>
          </v:shape>
          <o:OLEObject Type="Embed" ProgID="Visio.Drawing.11" ShapeID="_x0000_i1025" DrawAspect="Content" ObjectID="_1514124376" r:id="rId28"/>
        </w:object>
      </w:r>
    </w:p>
    <w:p w:rsidR="00223FCC" w:rsidRDefault="00223FCC" w:rsidP="00223FCC">
      <w:pPr>
        <w:pStyle w:val="4"/>
        <w:rPr>
          <w:rFonts w:hint="eastAsia"/>
        </w:rPr>
      </w:pPr>
      <w:r>
        <w:rPr>
          <w:rFonts w:hint="eastAsia"/>
        </w:rPr>
        <w:t>5.2.2.3</w:t>
      </w:r>
      <w:r>
        <w:rPr>
          <w:rFonts w:hint="eastAsia"/>
        </w:rPr>
        <w:t>主要界面</w:t>
      </w:r>
    </w:p>
    <w:p w:rsidR="00223FCC" w:rsidRDefault="00223FCC" w:rsidP="009E4FD1">
      <w:pPr>
        <w:pStyle w:val="4"/>
      </w:pPr>
      <w:r>
        <w:rPr>
          <w:rFonts w:hint="eastAsia"/>
        </w:rPr>
        <w:t>5.2.2.4</w:t>
      </w:r>
      <w:r>
        <w:rPr>
          <w:rFonts w:hint="eastAsia"/>
        </w:rPr>
        <w:t>主要字段</w:t>
      </w:r>
    </w:p>
    <w:p w:rsidR="000D20BF" w:rsidRDefault="000D20BF" w:rsidP="000D20BF">
      <w:pPr>
        <w:pStyle w:val="3"/>
        <w:rPr>
          <w:rFonts w:hint="eastAsia"/>
        </w:rPr>
      </w:pPr>
      <w:r>
        <w:rPr>
          <w:rFonts w:hint="eastAsia"/>
        </w:rPr>
        <w:t>5.2.3</w:t>
      </w:r>
      <w:r>
        <w:rPr>
          <w:rFonts w:hint="eastAsia"/>
        </w:rPr>
        <w:t>商品关联查询</w:t>
      </w:r>
    </w:p>
    <w:p w:rsidR="00986860" w:rsidRPr="00986860" w:rsidRDefault="00986860" w:rsidP="00986860">
      <w:pPr>
        <w:pStyle w:val="4"/>
      </w:pPr>
      <w:r>
        <w:rPr>
          <w:rFonts w:hint="eastAsia"/>
        </w:rPr>
        <w:t>5.2.3.1</w:t>
      </w:r>
      <w:r>
        <w:rPr>
          <w:rFonts w:hint="eastAsia"/>
        </w:rPr>
        <w:t>功能描述</w:t>
      </w:r>
    </w:p>
    <w:p w:rsidR="000D20BF" w:rsidRDefault="000D20BF" w:rsidP="000D20BF">
      <w:pPr>
        <w:rPr>
          <w:rFonts w:hint="eastAsia"/>
        </w:rPr>
      </w:pPr>
      <w:r>
        <w:rPr>
          <w:rFonts w:hint="eastAsia"/>
        </w:rPr>
        <w:tab/>
      </w:r>
      <w:r w:rsidR="00676C34">
        <w:rPr>
          <w:rFonts w:hint="eastAsia"/>
        </w:rPr>
        <w:t>操作人员可以在</w:t>
      </w:r>
      <w:r w:rsidR="00676C34">
        <w:rPr>
          <w:rFonts w:hint="eastAsia"/>
        </w:rPr>
        <w:t>edi</w:t>
      </w:r>
      <w:r w:rsidR="00676C34">
        <w:rPr>
          <w:rFonts w:hint="eastAsia"/>
        </w:rPr>
        <w:t>检索已经关联的商品信息。</w:t>
      </w:r>
    </w:p>
    <w:p w:rsidR="00437DF4" w:rsidRDefault="00123B8F" w:rsidP="000D20BF">
      <w:pPr>
        <w:rPr>
          <w:rFonts w:hint="eastAsia"/>
        </w:rPr>
      </w:pPr>
      <w:r>
        <w:rPr>
          <w:rFonts w:hint="eastAsia"/>
        </w:rPr>
        <w:tab/>
      </w:r>
      <w:r>
        <w:rPr>
          <w:rFonts w:hint="eastAsia"/>
        </w:rPr>
        <w:t>操作人员可以手动关联、批量</w:t>
      </w:r>
      <w:r>
        <w:rPr>
          <w:rFonts w:hint="eastAsia"/>
        </w:rPr>
        <w:t>EXCEL</w:t>
      </w:r>
      <w:r>
        <w:rPr>
          <w:rFonts w:hint="eastAsia"/>
        </w:rPr>
        <w:t>关联商品信息</w:t>
      </w:r>
      <w:r w:rsidR="00437DF4">
        <w:rPr>
          <w:rFonts w:hint="eastAsia"/>
        </w:rPr>
        <w:t>；也可以删除关联信息</w:t>
      </w:r>
      <w:r w:rsidR="0015076D">
        <w:rPr>
          <w:rFonts w:hint="eastAsia"/>
        </w:rPr>
        <w:t>。</w:t>
      </w:r>
    </w:p>
    <w:p w:rsidR="00E26A0E" w:rsidRDefault="00E26A0E" w:rsidP="00E26A0E">
      <w:pPr>
        <w:pStyle w:val="4"/>
        <w:rPr>
          <w:rFonts w:hint="eastAsia"/>
        </w:rPr>
      </w:pPr>
      <w:r>
        <w:rPr>
          <w:rFonts w:hint="eastAsia"/>
        </w:rPr>
        <w:lastRenderedPageBreak/>
        <w:t>5.2.3.2</w:t>
      </w:r>
      <w:r>
        <w:rPr>
          <w:rFonts w:hint="eastAsia"/>
        </w:rPr>
        <w:t>流程</w:t>
      </w:r>
    </w:p>
    <w:p w:rsidR="00E26A0E" w:rsidRDefault="00E26A0E" w:rsidP="00E26A0E">
      <w:pPr>
        <w:pStyle w:val="4"/>
        <w:rPr>
          <w:rFonts w:hint="eastAsia"/>
        </w:rPr>
      </w:pPr>
      <w:r>
        <w:rPr>
          <w:rFonts w:hint="eastAsia"/>
        </w:rPr>
        <w:t>5.2.3.3</w:t>
      </w:r>
      <w:r>
        <w:rPr>
          <w:rFonts w:hint="eastAsia"/>
        </w:rPr>
        <w:t>主要界面</w:t>
      </w:r>
    </w:p>
    <w:p w:rsidR="00CF4F71" w:rsidRPr="00CF4F71" w:rsidRDefault="00631ECD" w:rsidP="00CF4F71">
      <w:pPr>
        <w:rPr>
          <w:rFonts w:hint="eastAsia"/>
        </w:rPr>
      </w:pPr>
      <w:r>
        <w:object w:dxaOrig="10846" w:dyaOrig="6131">
          <v:shape id="_x0000_i1029" type="#_x0000_t75" style="width:414.75pt;height:234.75pt" o:ole="">
            <v:imagedata r:id="rId29" o:title=""/>
          </v:shape>
          <o:OLEObject Type="Embed" ProgID="Visio.Drawing.11" ShapeID="_x0000_i1029" DrawAspect="Content" ObjectID="_1514124377" r:id="rId30"/>
        </w:object>
      </w:r>
    </w:p>
    <w:p w:rsidR="00E26A0E" w:rsidRDefault="00E26A0E" w:rsidP="00E26A0E">
      <w:pPr>
        <w:pStyle w:val="4"/>
        <w:rPr>
          <w:rFonts w:hint="eastAsia"/>
        </w:rPr>
      </w:pPr>
      <w:r>
        <w:rPr>
          <w:rFonts w:hint="eastAsia"/>
        </w:rPr>
        <w:t>5.2.3.3</w:t>
      </w:r>
      <w:r>
        <w:rPr>
          <w:rFonts w:hint="eastAsia"/>
        </w:rPr>
        <w:t>主要字段</w:t>
      </w:r>
    </w:p>
    <w:tbl>
      <w:tblPr>
        <w:tblStyle w:val="a9"/>
        <w:tblW w:w="0" w:type="auto"/>
        <w:tblLook w:val="04A0"/>
      </w:tblPr>
      <w:tblGrid>
        <w:gridCol w:w="2130"/>
        <w:gridCol w:w="2130"/>
        <w:gridCol w:w="2131"/>
        <w:gridCol w:w="2131"/>
      </w:tblGrid>
      <w:tr w:rsidR="00C80123" w:rsidTr="00C80123">
        <w:tc>
          <w:tcPr>
            <w:tcW w:w="2130" w:type="dxa"/>
          </w:tcPr>
          <w:p w:rsidR="00C80123" w:rsidRDefault="00C80123" w:rsidP="00E26A0E">
            <w:pPr>
              <w:rPr>
                <w:rFonts w:hint="eastAsia"/>
              </w:rPr>
            </w:pPr>
            <w:r>
              <w:rPr>
                <w:rFonts w:hint="eastAsia"/>
              </w:rPr>
              <w:t>字段名称</w:t>
            </w:r>
          </w:p>
        </w:tc>
        <w:tc>
          <w:tcPr>
            <w:tcW w:w="2130" w:type="dxa"/>
          </w:tcPr>
          <w:p w:rsidR="00C80123" w:rsidRDefault="00C80123" w:rsidP="00E26A0E">
            <w:pPr>
              <w:rPr>
                <w:rFonts w:hint="eastAsia"/>
              </w:rPr>
            </w:pPr>
            <w:r>
              <w:rPr>
                <w:rFonts w:hint="eastAsia"/>
              </w:rPr>
              <w:t>英文名称</w:t>
            </w:r>
          </w:p>
        </w:tc>
        <w:tc>
          <w:tcPr>
            <w:tcW w:w="2131" w:type="dxa"/>
          </w:tcPr>
          <w:p w:rsidR="00C80123" w:rsidRDefault="00C80123" w:rsidP="00E26A0E">
            <w:pPr>
              <w:rPr>
                <w:rFonts w:hint="eastAsia"/>
              </w:rPr>
            </w:pPr>
            <w:r>
              <w:rPr>
                <w:rFonts w:hint="eastAsia"/>
              </w:rPr>
              <w:t>类型</w:t>
            </w:r>
          </w:p>
        </w:tc>
        <w:tc>
          <w:tcPr>
            <w:tcW w:w="2131" w:type="dxa"/>
          </w:tcPr>
          <w:p w:rsidR="00C80123" w:rsidRDefault="00C80123" w:rsidP="00E26A0E">
            <w:pPr>
              <w:rPr>
                <w:rFonts w:hint="eastAsia"/>
              </w:rPr>
            </w:pPr>
            <w:r>
              <w:rPr>
                <w:rFonts w:hint="eastAsia"/>
              </w:rPr>
              <w:t>备注</w:t>
            </w:r>
          </w:p>
        </w:tc>
      </w:tr>
      <w:tr w:rsidR="00C8150A" w:rsidTr="00C80123">
        <w:tc>
          <w:tcPr>
            <w:tcW w:w="2130" w:type="dxa"/>
          </w:tcPr>
          <w:p w:rsidR="00C8150A" w:rsidRDefault="00C8150A" w:rsidP="00E26A0E">
            <w:pPr>
              <w:rPr>
                <w:rFonts w:hint="eastAsia"/>
              </w:rPr>
            </w:pPr>
            <w:r>
              <w:rPr>
                <w:rFonts w:hint="eastAsia"/>
              </w:rPr>
              <w:t>渠道编码</w:t>
            </w:r>
          </w:p>
        </w:tc>
        <w:tc>
          <w:tcPr>
            <w:tcW w:w="2130" w:type="dxa"/>
          </w:tcPr>
          <w:p w:rsidR="00C8150A" w:rsidRDefault="00C8150A" w:rsidP="00E26A0E">
            <w:pPr>
              <w:rPr>
                <w:rFonts w:hint="eastAsia"/>
              </w:rPr>
            </w:pPr>
            <w:r>
              <w:rPr>
                <w:rFonts w:hint="eastAsia"/>
              </w:rPr>
              <w:t>CHANNEL_CODE</w:t>
            </w:r>
          </w:p>
        </w:tc>
        <w:tc>
          <w:tcPr>
            <w:tcW w:w="2131" w:type="dxa"/>
          </w:tcPr>
          <w:p w:rsidR="00C8150A" w:rsidRDefault="00C8150A" w:rsidP="00E26A0E">
            <w:pPr>
              <w:rPr>
                <w:rFonts w:hint="eastAsia"/>
              </w:rPr>
            </w:pPr>
            <w:r>
              <w:rPr>
                <w:rFonts w:hint="eastAsia"/>
              </w:rPr>
              <w:t>字符串</w:t>
            </w:r>
          </w:p>
        </w:tc>
        <w:tc>
          <w:tcPr>
            <w:tcW w:w="2131" w:type="dxa"/>
          </w:tcPr>
          <w:p w:rsidR="00C8150A" w:rsidRDefault="00C8150A" w:rsidP="00B36FF1">
            <w:pPr>
              <w:jc w:val="left"/>
              <w:rPr>
                <w:rFonts w:hint="eastAsia"/>
              </w:rPr>
            </w:pPr>
            <w:r>
              <w:rPr>
                <w:rFonts w:hint="eastAsia"/>
              </w:rPr>
              <w:t>天猫</w:t>
            </w:r>
            <w:r>
              <w:rPr>
                <w:rFonts w:hint="eastAsia"/>
              </w:rPr>
              <w:t>C7</w:t>
            </w:r>
          </w:p>
          <w:p w:rsidR="00C8150A" w:rsidRDefault="00C8150A" w:rsidP="00B36FF1">
            <w:pPr>
              <w:jc w:val="left"/>
              <w:rPr>
                <w:rFonts w:hint="eastAsia"/>
              </w:rPr>
            </w:pPr>
            <w:r>
              <w:rPr>
                <w:rFonts w:hint="eastAsia"/>
              </w:rPr>
              <w:t>有赞</w:t>
            </w:r>
            <w:r>
              <w:rPr>
                <w:rFonts w:hint="eastAsia"/>
              </w:rPr>
              <w:t>M4</w:t>
            </w:r>
          </w:p>
        </w:tc>
      </w:tr>
      <w:tr w:rsidR="00C80123" w:rsidTr="00C80123">
        <w:tc>
          <w:tcPr>
            <w:tcW w:w="2130" w:type="dxa"/>
          </w:tcPr>
          <w:p w:rsidR="00C80123" w:rsidRDefault="00C8150A" w:rsidP="00E26A0E">
            <w:pPr>
              <w:rPr>
                <w:rFonts w:hint="eastAsia"/>
              </w:rPr>
            </w:pPr>
            <w:r>
              <w:rPr>
                <w:rFonts w:hint="eastAsia"/>
              </w:rPr>
              <w:t>店铺商品</w:t>
            </w:r>
            <w:r>
              <w:rPr>
                <w:rFonts w:hint="eastAsia"/>
              </w:rPr>
              <w:t>ID</w:t>
            </w:r>
          </w:p>
        </w:tc>
        <w:tc>
          <w:tcPr>
            <w:tcW w:w="2130" w:type="dxa"/>
          </w:tcPr>
          <w:p w:rsidR="009A1901" w:rsidRPr="00640576" w:rsidRDefault="009A1901" w:rsidP="00E26A0E">
            <w:pPr>
              <w:rPr>
                <w:rFonts w:hint="eastAsia"/>
              </w:rPr>
            </w:pPr>
            <w:r w:rsidRPr="00640576">
              <w:rPr>
                <w:rFonts w:hint="eastAsia"/>
              </w:rPr>
              <w:t>NUM_IID</w:t>
            </w:r>
          </w:p>
        </w:tc>
        <w:tc>
          <w:tcPr>
            <w:tcW w:w="2131" w:type="dxa"/>
          </w:tcPr>
          <w:p w:rsidR="00C80123" w:rsidRDefault="00C8150A" w:rsidP="00E26A0E">
            <w:pPr>
              <w:rPr>
                <w:rFonts w:hint="eastAsia"/>
              </w:rPr>
            </w:pPr>
            <w:r>
              <w:rPr>
                <w:rFonts w:hint="eastAsia"/>
              </w:rPr>
              <w:t>字符串</w:t>
            </w:r>
          </w:p>
        </w:tc>
        <w:tc>
          <w:tcPr>
            <w:tcW w:w="2131" w:type="dxa"/>
          </w:tcPr>
          <w:p w:rsidR="00C80123" w:rsidRDefault="00C8150A" w:rsidP="00B36FF1">
            <w:pPr>
              <w:jc w:val="left"/>
              <w:rPr>
                <w:rFonts w:hint="eastAsia"/>
              </w:rPr>
            </w:pPr>
            <w:r>
              <w:rPr>
                <w:rFonts w:hint="eastAsia"/>
              </w:rPr>
              <w:t>天猫、爱逛街、全球购等店铺的商品</w:t>
            </w:r>
            <w:r>
              <w:rPr>
                <w:rFonts w:hint="eastAsia"/>
              </w:rPr>
              <w:t>ID</w:t>
            </w:r>
            <w:r w:rsidR="00913BA0">
              <w:rPr>
                <w:rFonts w:hint="eastAsia"/>
              </w:rPr>
              <w:t>，如</w:t>
            </w:r>
            <w:r w:rsidR="00913BA0" w:rsidRPr="009E3214">
              <w:t>41890320559</w:t>
            </w:r>
          </w:p>
        </w:tc>
      </w:tr>
      <w:tr w:rsidR="00116574" w:rsidTr="00C80123">
        <w:tc>
          <w:tcPr>
            <w:tcW w:w="2130" w:type="dxa"/>
          </w:tcPr>
          <w:p w:rsidR="00116574" w:rsidRDefault="00116574" w:rsidP="00E26A0E">
            <w:pPr>
              <w:rPr>
                <w:rFonts w:hint="eastAsia"/>
              </w:rPr>
            </w:pPr>
            <w:r>
              <w:rPr>
                <w:rFonts w:ascii="微软雅黑" w:eastAsia="微软雅黑" w:hAnsi="微软雅黑" w:hint="eastAsia"/>
                <w:color w:val="333333"/>
                <w:sz w:val="18"/>
                <w:szCs w:val="18"/>
                <w:shd w:val="clear" w:color="auto" w:fill="FFFFFF"/>
              </w:rPr>
              <w:t>sku_id</w:t>
            </w:r>
          </w:p>
        </w:tc>
        <w:tc>
          <w:tcPr>
            <w:tcW w:w="2130" w:type="dxa"/>
          </w:tcPr>
          <w:p w:rsidR="00116574" w:rsidRPr="00640576" w:rsidRDefault="00116574" w:rsidP="00E26A0E">
            <w:pPr>
              <w:rPr>
                <w:rFonts w:hint="eastAsia"/>
              </w:rPr>
            </w:pPr>
            <w:r>
              <w:rPr>
                <w:rFonts w:hint="eastAsia"/>
              </w:rPr>
              <w:t>SKU_ID</w:t>
            </w:r>
          </w:p>
        </w:tc>
        <w:tc>
          <w:tcPr>
            <w:tcW w:w="2131" w:type="dxa"/>
          </w:tcPr>
          <w:p w:rsidR="00116574" w:rsidRDefault="00116574" w:rsidP="00E26A0E">
            <w:pPr>
              <w:rPr>
                <w:rFonts w:hint="eastAsia"/>
              </w:rPr>
            </w:pPr>
            <w:r>
              <w:rPr>
                <w:rFonts w:hint="eastAsia"/>
              </w:rPr>
              <w:t>字符串</w:t>
            </w:r>
          </w:p>
        </w:tc>
        <w:tc>
          <w:tcPr>
            <w:tcW w:w="2131" w:type="dxa"/>
          </w:tcPr>
          <w:p w:rsidR="00116574" w:rsidRDefault="00116574" w:rsidP="00B36FF1">
            <w:pPr>
              <w:jc w:val="left"/>
              <w:rPr>
                <w:rFonts w:hint="eastAsia"/>
              </w:rPr>
            </w:pPr>
          </w:p>
        </w:tc>
      </w:tr>
      <w:tr w:rsidR="00C80123" w:rsidTr="00C80123">
        <w:tc>
          <w:tcPr>
            <w:tcW w:w="2130" w:type="dxa"/>
          </w:tcPr>
          <w:p w:rsidR="00C80123" w:rsidRDefault="009E3214" w:rsidP="00E26A0E">
            <w:pPr>
              <w:rPr>
                <w:rFonts w:hint="eastAsia"/>
              </w:rPr>
            </w:pPr>
            <w:r>
              <w:rPr>
                <w:rFonts w:hint="eastAsia"/>
              </w:rPr>
              <w:t>商家编码</w:t>
            </w:r>
          </w:p>
        </w:tc>
        <w:tc>
          <w:tcPr>
            <w:tcW w:w="2130" w:type="dxa"/>
          </w:tcPr>
          <w:p w:rsidR="00C80123" w:rsidRDefault="006579D4" w:rsidP="00E26A0E">
            <w:pPr>
              <w:rPr>
                <w:rFonts w:hint="eastAsia"/>
              </w:rPr>
            </w:pPr>
            <w:r w:rsidRPr="00640576">
              <w:rPr>
                <w:rFonts w:hint="eastAsia"/>
              </w:rPr>
              <w:t>OUTER_ID</w:t>
            </w:r>
          </w:p>
        </w:tc>
        <w:tc>
          <w:tcPr>
            <w:tcW w:w="2131" w:type="dxa"/>
          </w:tcPr>
          <w:p w:rsidR="00C80123" w:rsidRDefault="009E3214" w:rsidP="00E26A0E">
            <w:pPr>
              <w:rPr>
                <w:rFonts w:hint="eastAsia"/>
              </w:rPr>
            </w:pPr>
            <w:r>
              <w:rPr>
                <w:rFonts w:hint="eastAsia"/>
              </w:rPr>
              <w:t>字符串</w:t>
            </w:r>
          </w:p>
        </w:tc>
        <w:tc>
          <w:tcPr>
            <w:tcW w:w="2131" w:type="dxa"/>
          </w:tcPr>
          <w:p w:rsidR="00C80123" w:rsidRDefault="00913BA0" w:rsidP="00B36FF1">
            <w:pPr>
              <w:jc w:val="left"/>
              <w:rPr>
                <w:rFonts w:hint="eastAsia"/>
              </w:rPr>
            </w:pPr>
            <w:r>
              <w:rPr>
                <w:rFonts w:hint="eastAsia"/>
              </w:rPr>
              <w:t>如</w:t>
            </w:r>
            <w:r w:rsidR="006D60FC">
              <w:rPr>
                <w:rFonts w:hint="eastAsia"/>
              </w:rPr>
              <w:t>：</w:t>
            </w:r>
            <w:r w:rsidRPr="009E3214">
              <w:t>000000030041457004</w:t>
            </w:r>
          </w:p>
        </w:tc>
      </w:tr>
      <w:tr w:rsidR="00C80123" w:rsidTr="00C80123">
        <w:tc>
          <w:tcPr>
            <w:tcW w:w="2130" w:type="dxa"/>
          </w:tcPr>
          <w:p w:rsidR="00C80123" w:rsidRDefault="00913BA0" w:rsidP="00E26A0E">
            <w:pPr>
              <w:rPr>
                <w:rFonts w:hint="eastAsia"/>
              </w:rPr>
            </w:pPr>
            <w:r>
              <w:rPr>
                <w:rFonts w:hint="eastAsia"/>
              </w:rPr>
              <w:t>品牌名称</w:t>
            </w:r>
          </w:p>
        </w:tc>
        <w:tc>
          <w:tcPr>
            <w:tcW w:w="2130" w:type="dxa"/>
          </w:tcPr>
          <w:p w:rsidR="00C80123" w:rsidRDefault="00913BA0" w:rsidP="00E26A0E">
            <w:pPr>
              <w:rPr>
                <w:rFonts w:hint="eastAsia"/>
              </w:rPr>
            </w:pPr>
            <w:r>
              <w:rPr>
                <w:rFonts w:hint="eastAsia"/>
              </w:rPr>
              <w:t>BRAND_NAME</w:t>
            </w:r>
          </w:p>
        </w:tc>
        <w:tc>
          <w:tcPr>
            <w:tcW w:w="2131" w:type="dxa"/>
          </w:tcPr>
          <w:p w:rsidR="00C80123" w:rsidRDefault="00B36FF1" w:rsidP="00E26A0E">
            <w:pPr>
              <w:rPr>
                <w:rFonts w:hint="eastAsia"/>
              </w:rPr>
            </w:pPr>
            <w:r>
              <w:rPr>
                <w:rFonts w:hint="eastAsia"/>
              </w:rPr>
              <w:t>字符串</w:t>
            </w:r>
          </w:p>
        </w:tc>
        <w:tc>
          <w:tcPr>
            <w:tcW w:w="2131" w:type="dxa"/>
          </w:tcPr>
          <w:p w:rsidR="00C80123" w:rsidRDefault="006D60FC" w:rsidP="00B36FF1">
            <w:pPr>
              <w:jc w:val="left"/>
              <w:rPr>
                <w:rFonts w:hint="eastAsia"/>
              </w:rPr>
            </w:pPr>
            <w:r>
              <w:rPr>
                <w:rFonts w:hint="eastAsia"/>
              </w:rPr>
              <w:t>如：</w:t>
            </w:r>
            <w:r w:rsidR="00B36FF1" w:rsidRPr="00B36FF1">
              <w:t>NORTHLAND/</w:t>
            </w:r>
            <w:r w:rsidR="00B36FF1" w:rsidRPr="00B36FF1">
              <w:t>诺诗兰</w:t>
            </w:r>
          </w:p>
        </w:tc>
      </w:tr>
      <w:tr w:rsidR="00C80123" w:rsidTr="00C80123">
        <w:tc>
          <w:tcPr>
            <w:tcW w:w="2130" w:type="dxa"/>
          </w:tcPr>
          <w:p w:rsidR="00C80123" w:rsidRDefault="00B36FF1" w:rsidP="00E26A0E">
            <w:pPr>
              <w:rPr>
                <w:rFonts w:hint="eastAsia"/>
              </w:rPr>
            </w:pPr>
            <w:r>
              <w:rPr>
                <w:rFonts w:hint="eastAsia"/>
              </w:rPr>
              <w:t>商品名称</w:t>
            </w:r>
          </w:p>
        </w:tc>
        <w:tc>
          <w:tcPr>
            <w:tcW w:w="2130" w:type="dxa"/>
          </w:tcPr>
          <w:p w:rsidR="00C80123" w:rsidRDefault="00BC4D98" w:rsidP="00E26A0E">
            <w:pPr>
              <w:rPr>
                <w:rFonts w:hint="eastAsia"/>
              </w:rPr>
            </w:pPr>
            <w:r>
              <w:rPr>
                <w:rFonts w:hint="eastAsia"/>
              </w:rPr>
              <w:t>SKU_NAME</w:t>
            </w:r>
          </w:p>
        </w:tc>
        <w:tc>
          <w:tcPr>
            <w:tcW w:w="2131" w:type="dxa"/>
          </w:tcPr>
          <w:p w:rsidR="00C80123" w:rsidRDefault="00B36FF1" w:rsidP="00E26A0E">
            <w:pPr>
              <w:rPr>
                <w:rFonts w:hint="eastAsia"/>
              </w:rPr>
            </w:pPr>
            <w:r>
              <w:rPr>
                <w:rFonts w:hint="eastAsia"/>
              </w:rPr>
              <w:t>字符串</w:t>
            </w:r>
          </w:p>
        </w:tc>
        <w:tc>
          <w:tcPr>
            <w:tcW w:w="2131" w:type="dxa"/>
          </w:tcPr>
          <w:p w:rsidR="006D60FC" w:rsidRDefault="006D60FC" w:rsidP="00B36FF1">
            <w:pPr>
              <w:jc w:val="left"/>
              <w:rPr>
                <w:rFonts w:hint="eastAsia"/>
              </w:rPr>
            </w:pPr>
            <w:r>
              <w:rPr>
                <w:rFonts w:hint="eastAsia"/>
              </w:rPr>
              <w:t>如：</w:t>
            </w:r>
          </w:p>
          <w:p w:rsidR="00C80123" w:rsidRDefault="00B36FF1" w:rsidP="00B36FF1">
            <w:pPr>
              <w:jc w:val="left"/>
              <w:rPr>
                <w:rFonts w:hint="eastAsia"/>
              </w:rPr>
            </w:pPr>
            <w:r w:rsidRPr="00B36FF1">
              <w:t xml:space="preserve">NORTHLAND </w:t>
            </w:r>
            <w:r w:rsidRPr="00B36FF1">
              <w:t>诺诗兰</w:t>
            </w:r>
            <w:r w:rsidRPr="00B36FF1">
              <w:t xml:space="preserve"> </w:t>
            </w:r>
            <w:r w:rsidRPr="00B36FF1">
              <w:t>海塔纳</w:t>
            </w:r>
            <w:r w:rsidRPr="00B36FF1">
              <w:t>POLARTEC</w:t>
            </w:r>
            <w:r w:rsidRPr="00B36FF1">
              <w:t>女士绒外套</w:t>
            </w:r>
            <w:r w:rsidRPr="00B36FF1">
              <w:t xml:space="preserve"> </w:t>
            </w:r>
            <w:r w:rsidRPr="00B36FF1">
              <w:t>紫红</w:t>
            </w:r>
            <w:r w:rsidRPr="00B36FF1">
              <w:t>-</w:t>
            </w:r>
            <w:r w:rsidRPr="00B36FF1">
              <w:t>酒红</w:t>
            </w:r>
          </w:p>
        </w:tc>
      </w:tr>
      <w:tr w:rsidR="009E3214" w:rsidTr="00C80123">
        <w:tc>
          <w:tcPr>
            <w:tcW w:w="2130" w:type="dxa"/>
          </w:tcPr>
          <w:p w:rsidR="009E3214" w:rsidRDefault="003458D0" w:rsidP="00E26A0E">
            <w:pPr>
              <w:rPr>
                <w:rFonts w:hint="eastAsia"/>
              </w:rPr>
            </w:pPr>
            <w:del w:id="7" w:author="admin" w:date="2016-01-12T14:45:00Z">
              <w:r w:rsidDel="00936EFD">
                <w:rPr>
                  <w:rFonts w:hint="eastAsia"/>
                </w:rPr>
                <w:lastRenderedPageBreak/>
                <w:delText>状态</w:delText>
              </w:r>
            </w:del>
          </w:p>
        </w:tc>
        <w:tc>
          <w:tcPr>
            <w:tcW w:w="2130" w:type="dxa"/>
          </w:tcPr>
          <w:p w:rsidR="009E3214" w:rsidRDefault="00DF29D7" w:rsidP="00E26A0E">
            <w:pPr>
              <w:rPr>
                <w:rFonts w:hint="eastAsia"/>
              </w:rPr>
            </w:pPr>
            <w:del w:id="8" w:author="admin" w:date="2016-01-12T14:45:00Z">
              <w:r w:rsidDel="00936EFD">
                <w:rPr>
                  <w:rFonts w:hint="eastAsia"/>
                </w:rPr>
                <w:delText>STATUS</w:delText>
              </w:r>
            </w:del>
          </w:p>
        </w:tc>
        <w:tc>
          <w:tcPr>
            <w:tcW w:w="2131" w:type="dxa"/>
          </w:tcPr>
          <w:p w:rsidR="009E3214" w:rsidRDefault="00DF29D7" w:rsidP="00E26A0E">
            <w:pPr>
              <w:rPr>
                <w:rFonts w:hint="eastAsia"/>
              </w:rPr>
            </w:pPr>
            <w:del w:id="9" w:author="admin" w:date="2016-01-12T14:45:00Z">
              <w:r w:rsidDel="00936EFD">
                <w:rPr>
                  <w:rFonts w:hint="eastAsia"/>
                </w:rPr>
                <w:delText>字符串</w:delText>
              </w:r>
            </w:del>
          </w:p>
        </w:tc>
        <w:tc>
          <w:tcPr>
            <w:tcW w:w="2131" w:type="dxa"/>
          </w:tcPr>
          <w:p w:rsidR="00477E1F" w:rsidRDefault="00477E1F" w:rsidP="00E26A0E">
            <w:pPr>
              <w:rPr>
                <w:rFonts w:hint="eastAsia"/>
              </w:rPr>
            </w:pPr>
            <w:del w:id="10" w:author="admin" w:date="2016-01-12T14:45:00Z">
              <w:r w:rsidDel="00936EFD">
                <w:rPr>
                  <w:rFonts w:hint="eastAsia"/>
                </w:rPr>
                <w:delText>商品在渠道的状态：天猫：</w:delText>
              </w:r>
            </w:del>
          </w:p>
        </w:tc>
      </w:tr>
    </w:tbl>
    <w:p w:rsidR="00E26A0E" w:rsidRPr="00E26A0E" w:rsidRDefault="00E26A0E" w:rsidP="00E26A0E">
      <w:pPr>
        <w:rPr>
          <w:rFonts w:hint="eastAsia"/>
        </w:rPr>
      </w:pPr>
    </w:p>
    <w:p w:rsidR="00E26A0E" w:rsidRPr="00E26A0E" w:rsidRDefault="00E26A0E" w:rsidP="00E26A0E"/>
    <w:p w:rsidR="00E26A0E" w:rsidRDefault="00E26A0E" w:rsidP="000D20BF"/>
    <w:p w:rsidR="00676C34" w:rsidRDefault="00676C34" w:rsidP="00676C34">
      <w:pPr>
        <w:pStyle w:val="3"/>
      </w:pPr>
      <w:r>
        <w:rPr>
          <w:rFonts w:hint="eastAsia"/>
        </w:rPr>
        <w:t>5.2.4</w:t>
      </w:r>
      <w:r>
        <w:rPr>
          <w:rFonts w:hint="eastAsia"/>
        </w:rPr>
        <w:t>手动商品关联</w:t>
      </w:r>
    </w:p>
    <w:p w:rsidR="00676C34" w:rsidRDefault="00676C34" w:rsidP="00676C34">
      <w:r>
        <w:rPr>
          <w:rFonts w:hint="eastAsia"/>
        </w:rPr>
        <w:tab/>
      </w:r>
      <w:r>
        <w:rPr>
          <w:rFonts w:hint="eastAsia"/>
        </w:rPr>
        <w:t>操作人员可以在</w:t>
      </w:r>
      <w:r>
        <w:rPr>
          <w:rFonts w:hint="eastAsia"/>
        </w:rPr>
        <w:t>edi</w:t>
      </w:r>
      <w:r>
        <w:rPr>
          <w:rFonts w:hint="eastAsia"/>
        </w:rPr>
        <w:t>进行手动商品关联，手动关联需要支持单商品关联和批量</w:t>
      </w:r>
      <w:r>
        <w:rPr>
          <w:rFonts w:hint="eastAsia"/>
        </w:rPr>
        <w:t>excel</w:t>
      </w:r>
      <w:r>
        <w:rPr>
          <w:rFonts w:hint="eastAsia"/>
        </w:rPr>
        <w:t>导入商品关联。</w:t>
      </w:r>
    </w:p>
    <w:p w:rsidR="00257400" w:rsidRDefault="00257400" w:rsidP="00257400">
      <w:pPr>
        <w:pStyle w:val="3"/>
      </w:pPr>
      <w:r>
        <w:rPr>
          <w:rFonts w:hint="eastAsia"/>
        </w:rPr>
        <w:t>5.2.5</w:t>
      </w:r>
      <w:r>
        <w:rPr>
          <w:rFonts w:hint="eastAsia"/>
        </w:rPr>
        <w:t>自动商品关联</w:t>
      </w:r>
    </w:p>
    <w:p w:rsidR="00257400" w:rsidRPr="00257400" w:rsidRDefault="00257400" w:rsidP="00257400">
      <w:r>
        <w:rPr>
          <w:rFonts w:hint="eastAsia"/>
        </w:rPr>
        <w:tab/>
        <w:t>EDI</w:t>
      </w:r>
      <w:r>
        <w:rPr>
          <w:rFonts w:hint="eastAsia"/>
        </w:rPr>
        <w:t>作业每晚在系统压力小的情况下进行自动商品关联补偿操作。</w:t>
      </w:r>
    </w:p>
    <w:p w:rsidR="009206C7" w:rsidRDefault="009206C7" w:rsidP="009206C7">
      <w:pPr>
        <w:pStyle w:val="2"/>
      </w:pPr>
      <w:r>
        <w:rPr>
          <w:rFonts w:hint="eastAsia"/>
        </w:rPr>
        <w:t>5.3</w:t>
      </w:r>
      <w:r>
        <w:rPr>
          <w:rFonts w:hint="eastAsia"/>
        </w:rPr>
        <w:t>订单管理</w:t>
      </w:r>
    </w:p>
    <w:p w:rsidR="00EC54E4" w:rsidRPr="00EC54E4" w:rsidRDefault="00EC54E4" w:rsidP="00EC54E4">
      <w:pPr>
        <w:rPr>
          <w:b/>
          <w:color w:val="FF0000"/>
        </w:rPr>
      </w:pPr>
      <w:r>
        <w:rPr>
          <w:rFonts w:hint="eastAsia"/>
        </w:rPr>
        <w:tab/>
      </w:r>
      <w:r w:rsidRPr="00EC54E4">
        <w:rPr>
          <w:rFonts w:hint="eastAsia"/>
          <w:b/>
          <w:color w:val="FF0000"/>
        </w:rPr>
        <w:t>注意：</w:t>
      </w:r>
    </w:p>
    <w:p w:rsidR="00580D12" w:rsidRDefault="00EC54E4" w:rsidP="004B48DC">
      <w:pPr>
        <w:pStyle w:val="a8"/>
        <w:numPr>
          <w:ilvl w:val="0"/>
          <w:numId w:val="9"/>
        </w:numPr>
        <w:ind w:firstLineChars="0"/>
        <w:rPr>
          <w:rFonts w:hint="eastAsia"/>
        </w:rPr>
      </w:pPr>
      <w:r w:rsidRPr="00EC54E4">
        <w:rPr>
          <w:rFonts w:hint="eastAsia"/>
        </w:rPr>
        <w:t>天猫订单到中台统一归入</w:t>
      </w:r>
      <w:r w:rsidRPr="00EC54E4">
        <w:rPr>
          <w:rFonts w:hint="eastAsia"/>
        </w:rPr>
        <w:t>1</w:t>
      </w:r>
      <w:r w:rsidRPr="00EC54E4">
        <w:rPr>
          <w:rFonts w:hint="eastAsia"/>
        </w:rPr>
        <w:t>个帐户下，</w:t>
      </w:r>
      <w:r w:rsidRPr="00EC54E4">
        <w:rPr>
          <w:rFonts w:hint="eastAsia"/>
        </w:rPr>
        <w:t>EDI</w:t>
      </w:r>
      <w:r w:rsidRPr="00EC54E4">
        <w:rPr>
          <w:rFonts w:hint="eastAsia"/>
        </w:rPr>
        <w:t>平台不同的销售渠道建立一个不同的统一账户，比如天猫账户、聚美账户</w:t>
      </w:r>
      <w:r w:rsidR="002446B9">
        <w:rPr>
          <w:rFonts w:hint="eastAsia"/>
        </w:rPr>
        <w:t>。</w:t>
      </w:r>
    </w:p>
    <w:p w:rsidR="00AF72FC" w:rsidRDefault="00D003FA" w:rsidP="00A81305">
      <w:pPr>
        <w:pStyle w:val="a8"/>
        <w:numPr>
          <w:ilvl w:val="0"/>
          <w:numId w:val="9"/>
        </w:numPr>
        <w:ind w:firstLineChars="0"/>
        <w:rPr>
          <w:rFonts w:hint="eastAsia"/>
        </w:rPr>
      </w:pPr>
      <w:r>
        <w:rPr>
          <w:rFonts w:hint="eastAsia"/>
        </w:rPr>
        <w:t>edi</w:t>
      </w:r>
      <w:r>
        <w:rPr>
          <w:rFonts w:hint="eastAsia"/>
        </w:rPr>
        <w:t>订单状态：等待支付、已支付、部分支付、已取消、异常、异常处理中，已出</w:t>
      </w:r>
      <w:r w:rsidR="00A81305">
        <w:rPr>
          <w:rFonts w:hint="eastAsia"/>
        </w:rPr>
        <w:t>库</w:t>
      </w:r>
    </w:p>
    <w:p w:rsidR="00A81305" w:rsidRDefault="00A81305" w:rsidP="00AF72FC">
      <w:pPr>
        <w:pStyle w:val="a8"/>
        <w:ind w:left="420" w:firstLineChars="0" w:firstLine="0"/>
      </w:pPr>
      <w:r>
        <w:rPr>
          <w:rFonts w:hint="eastAsia"/>
        </w:rPr>
        <w:t>找孔祥帅要</w:t>
      </w:r>
      <w:r>
        <w:rPr>
          <w:rFonts w:hint="eastAsia"/>
        </w:rPr>
        <w:t>oms</w:t>
      </w:r>
      <w:r>
        <w:rPr>
          <w:rFonts w:hint="eastAsia"/>
        </w:rPr>
        <w:t>订单状态码表</w:t>
      </w:r>
    </w:p>
    <w:p w:rsidR="004C326C" w:rsidRDefault="00BE22B2" w:rsidP="00AF0523">
      <w:pPr>
        <w:pStyle w:val="3"/>
      </w:pPr>
      <w:r>
        <w:rPr>
          <w:rFonts w:hint="eastAsia"/>
        </w:rPr>
        <w:t>5.3.1</w:t>
      </w:r>
      <w:r>
        <w:rPr>
          <w:rFonts w:hint="eastAsia"/>
        </w:rPr>
        <w:t>订单获取</w:t>
      </w:r>
    </w:p>
    <w:p w:rsidR="004B48DC" w:rsidRDefault="004B48DC" w:rsidP="00863B33">
      <w:pPr>
        <w:spacing w:line="360" w:lineRule="auto"/>
      </w:pPr>
      <w:r>
        <w:rPr>
          <w:rFonts w:hint="eastAsia"/>
        </w:rPr>
        <w:tab/>
      </w:r>
      <w:r>
        <w:rPr>
          <w:rFonts w:hint="eastAsia"/>
        </w:rPr>
        <w:t>顾客在阿里店铺下单后，</w:t>
      </w:r>
      <w:r>
        <w:rPr>
          <w:rFonts w:hint="eastAsia"/>
        </w:rPr>
        <w:t>edi-tower</w:t>
      </w:r>
      <w:r>
        <w:rPr>
          <w:rFonts w:hint="eastAsia"/>
        </w:rPr>
        <w:t>会接收到订单生成消息（未付款状态），</w:t>
      </w:r>
      <w:r>
        <w:rPr>
          <w:rFonts w:hint="eastAsia"/>
        </w:rPr>
        <w:t>edi-tower</w:t>
      </w:r>
      <w:r>
        <w:rPr>
          <w:rFonts w:hint="eastAsia"/>
        </w:rPr>
        <w:t>将订单</w:t>
      </w:r>
      <w:r w:rsidR="002506B1">
        <w:rPr>
          <w:rFonts w:hint="eastAsia"/>
        </w:rPr>
        <w:t>详细</w:t>
      </w:r>
      <w:r>
        <w:rPr>
          <w:rFonts w:hint="eastAsia"/>
        </w:rPr>
        <w:t>消息</w:t>
      </w:r>
      <w:r w:rsidR="002506B1">
        <w:rPr>
          <w:rFonts w:hint="eastAsia"/>
        </w:rPr>
        <w:t>抓取下传给</w:t>
      </w:r>
      <w:r w:rsidR="002506B1">
        <w:rPr>
          <w:rFonts w:hint="eastAsia"/>
        </w:rPr>
        <w:t>edi-server</w:t>
      </w:r>
      <w:r>
        <w:rPr>
          <w:rFonts w:hint="eastAsia"/>
        </w:rPr>
        <w:t>，</w:t>
      </w:r>
      <w:r w:rsidR="00204EC7">
        <w:rPr>
          <w:rFonts w:hint="eastAsia"/>
        </w:rPr>
        <w:t xml:space="preserve"> </w:t>
      </w:r>
      <w:r>
        <w:rPr>
          <w:rFonts w:hint="eastAsia"/>
        </w:rPr>
        <w:t>edi</w:t>
      </w:r>
      <w:r w:rsidR="002506B1">
        <w:rPr>
          <w:rFonts w:hint="eastAsia"/>
        </w:rPr>
        <w:t>-server</w:t>
      </w:r>
      <w:r w:rsidR="002506B1">
        <w:rPr>
          <w:rFonts w:hint="eastAsia"/>
        </w:rPr>
        <w:t>会检查订单是否为异常订单（商品规则不符），如果不是</w:t>
      </w:r>
      <w:r>
        <w:rPr>
          <w:rFonts w:hint="eastAsia"/>
        </w:rPr>
        <w:t>会将此订单直接下传</w:t>
      </w:r>
      <w:r w:rsidR="00204EC7">
        <w:rPr>
          <w:rFonts w:hint="eastAsia"/>
        </w:rPr>
        <w:t>（下传过程需要标记商品行项目是否为拍下减库存）</w:t>
      </w:r>
      <w:r>
        <w:rPr>
          <w:rFonts w:hint="eastAsia"/>
        </w:rPr>
        <w:t>给</w:t>
      </w:r>
      <w:r>
        <w:rPr>
          <w:rFonts w:hint="eastAsia"/>
        </w:rPr>
        <w:t>OMS</w:t>
      </w:r>
      <w:r>
        <w:rPr>
          <w:rFonts w:hint="eastAsia"/>
        </w:rPr>
        <w:t>，</w:t>
      </w:r>
      <w:r>
        <w:rPr>
          <w:rFonts w:hint="eastAsia"/>
        </w:rPr>
        <w:t>OMS</w:t>
      </w:r>
      <w:r>
        <w:rPr>
          <w:rFonts w:hint="eastAsia"/>
        </w:rPr>
        <w:t>进行拆单及库存占用</w:t>
      </w:r>
      <w:r w:rsidR="00204EC7">
        <w:rPr>
          <w:rFonts w:hint="eastAsia"/>
        </w:rPr>
        <w:t>（区分商品行项目是否为拍下减库存）</w:t>
      </w:r>
      <w:r>
        <w:rPr>
          <w:rFonts w:hint="eastAsia"/>
        </w:rPr>
        <w:t>操作，并返回外部订单号</w:t>
      </w:r>
      <w:r w:rsidR="00284B0A">
        <w:rPr>
          <w:rFonts w:hint="eastAsia"/>
        </w:rPr>
        <w:t>（</w:t>
      </w:r>
      <w:r w:rsidR="00284B0A">
        <w:rPr>
          <w:rFonts w:hint="eastAsia"/>
        </w:rPr>
        <w:t>EC</w:t>
      </w:r>
      <w:r w:rsidR="00284B0A">
        <w:rPr>
          <w:rFonts w:hint="eastAsia"/>
        </w:rPr>
        <w:t>订单号）</w:t>
      </w:r>
      <w:r>
        <w:rPr>
          <w:rFonts w:hint="eastAsia"/>
        </w:rPr>
        <w:t>给</w:t>
      </w:r>
      <w:r>
        <w:rPr>
          <w:rFonts w:hint="eastAsia"/>
        </w:rPr>
        <w:t>edi</w:t>
      </w:r>
      <w:r w:rsidR="00340EB5">
        <w:rPr>
          <w:rFonts w:hint="eastAsia"/>
        </w:rPr>
        <w:t>-server</w:t>
      </w:r>
      <w:r>
        <w:rPr>
          <w:rFonts w:hint="eastAsia"/>
        </w:rPr>
        <w:t>。</w:t>
      </w:r>
    </w:p>
    <w:p w:rsidR="006F2016" w:rsidRDefault="004B48DC" w:rsidP="00863B33">
      <w:pPr>
        <w:spacing w:line="360" w:lineRule="auto"/>
        <w:rPr>
          <w:rFonts w:hint="eastAsia"/>
          <w:color w:val="FF0000"/>
        </w:rPr>
      </w:pPr>
      <w:r>
        <w:rPr>
          <w:rFonts w:hint="eastAsia"/>
        </w:rPr>
        <w:tab/>
      </w:r>
      <w:r>
        <w:rPr>
          <w:rFonts w:hint="eastAsia"/>
        </w:rPr>
        <w:t>顾客在阿里店铺进行订单支付后，</w:t>
      </w:r>
      <w:r>
        <w:rPr>
          <w:rFonts w:hint="eastAsia"/>
        </w:rPr>
        <w:t>edi-tower</w:t>
      </w:r>
      <w:r>
        <w:rPr>
          <w:rFonts w:hint="eastAsia"/>
        </w:rPr>
        <w:t>会接收到订单支付消息，</w:t>
      </w:r>
      <w:r>
        <w:rPr>
          <w:rFonts w:hint="eastAsia"/>
        </w:rPr>
        <w:t>edi-tower</w:t>
      </w:r>
      <w:r>
        <w:rPr>
          <w:rFonts w:hint="eastAsia"/>
        </w:rPr>
        <w:t>将订单消息进行数据转换，如果且此订单在</w:t>
      </w:r>
      <w:r>
        <w:rPr>
          <w:rFonts w:hint="eastAsia"/>
        </w:rPr>
        <w:t>edi</w:t>
      </w:r>
      <w:r w:rsidR="00D6424E">
        <w:rPr>
          <w:rFonts w:hint="eastAsia"/>
        </w:rPr>
        <w:t>-server</w:t>
      </w:r>
      <w:r>
        <w:rPr>
          <w:rFonts w:hint="eastAsia"/>
        </w:rPr>
        <w:t>包含外部订单号</w:t>
      </w:r>
      <w:r w:rsidR="00284B0A">
        <w:rPr>
          <w:rFonts w:hint="eastAsia"/>
        </w:rPr>
        <w:t>（</w:t>
      </w:r>
      <w:r w:rsidR="00284B0A">
        <w:rPr>
          <w:rFonts w:hint="eastAsia"/>
        </w:rPr>
        <w:t>EC</w:t>
      </w:r>
      <w:r w:rsidR="00284B0A">
        <w:rPr>
          <w:rFonts w:hint="eastAsia"/>
        </w:rPr>
        <w:t>订单号）</w:t>
      </w:r>
      <w:r>
        <w:rPr>
          <w:rFonts w:hint="eastAsia"/>
        </w:rPr>
        <w:t>，</w:t>
      </w:r>
      <w:r>
        <w:rPr>
          <w:rFonts w:hint="eastAsia"/>
        </w:rPr>
        <w:t>edi</w:t>
      </w:r>
      <w:r>
        <w:rPr>
          <w:rFonts w:hint="eastAsia"/>
        </w:rPr>
        <w:t>会将订单</w:t>
      </w:r>
      <w:r w:rsidR="00064B50">
        <w:rPr>
          <w:rFonts w:hint="eastAsia"/>
        </w:rPr>
        <w:t>支付</w:t>
      </w:r>
      <w:r>
        <w:rPr>
          <w:rFonts w:hint="eastAsia"/>
        </w:rPr>
        <w:t>状态信息传递给</w:t>
      </w:r>
      <w:r>
        <w:rPr>
          <w:rFonts w:hint="eastAsia"/>
        </w:rPr>
        <w:t>OMS</w:t>
      </w:r>
      <w:r>
        <w:rPr>
          <w:rFonts w:hint="eastAsia"/>
        </w:rPr>
        <w:t>；</w:t>
      </w:r>
      <w:r>
        <w:t xml:space="preserve"> </w:t>
      </w:r>
      <w:r w:rsidR="00064B50" w:rsidRPr="0091400F">
        <w:rPr>
          <w:rFonts w:hint="eastAsia"/>
          <w:color w:val="FF0000"/>
        </w:rPr>
        <w:t>如果此订单在</w:t>
      </w:r>
      <w:r w:rsidR="00064B50" w:rsidRPr="0091400F">
        <w:rPr>
          <w:rFonts w:hint="eastAsia"/>
          <w:color w:val="FF0000"/>
        </w:rPr>
        <w:t>edi</w:t>
      </w:r>
      <w:r w:rsidR="00D6424E">
        <w:rPr>
          <w:rFonts w:hint="eastAsia"/>
          <w:color w:val="FF0000"/>
        </w:rPr>
        <w:t>-server</w:t>
      </w:r>
      <w:r w:rsidR="00064B50" w:rsidRPr="0091400F">
        <w:rPr>
          <w:rFonts w:hint="eastAsia"/>
          <w:color w:val="FF0000"/>
        </w:rPr>
        <w:t>不存在</w:t>
      </w:r>
      <w:r w:rsidR="00986128">
        <w:rPr>
          <w:rFonts w:hint="eastAsia"/>
          <w:color w:val="FF0000"/>
        </w:rPr>
        <w:t>或者存在但没有外部订单号且同时不为异常订单</w:t>
      </w:r>
      <w:r w:rsidR="00F41C2C">
        <w:rPr>
          <w:rFonts w:hint="eastAsia"/>
          <w:color w:val="FF0000"/>
        </w:rPr>
        <w:t>，</w:t>
      </w:r>
      <w:r w:rsidR="00F41C2C">
        <w:rPr>
          <w:rFonts w:hint="eastAsia"/>
          <w:color w:val="FF0000"/>
        </w:rPr>
        <w:t>edi-server</w:t>
      </w:r>
      <w:r w:rsidR="00F41C2C" w:rsidRPr="00F41C2C">
        <w:rPr>
          <w:rFonts w:hint="eastAsia"/>
          <w:color w:val="FF0000"/>
        </w:rPr>
        <w:t>会</w:t>
      </w:r>
      <w:r w:rsidR="0015585E">
        <w:rPr>
          <w:rFonts w:hint="eastAsia"/>
          <w:color w:val="FF0000"/>
        </w:rPr>
        <w:t>抓取并</w:t>
      </w:r>
      <w:r w:rsidR="00F41C2C" w:rsidRPr="00F41C2C">
        <w:rPr>
          <w:rFonts w:hint="eastAsia"/>
          <w:color w:val="FF0000"/>
        </w:rPr>
        <w:t>检查订单是否为异常订单（商品规则不符），如果不</w:t>
      </w:r>
      <w:r w:rsidR="00F41C2C" w:rsidRPr="00F41C2C">
        <w:rPr>
          <w:rFonts w:hint="eastAsia"/>
          <w:color w:val="FF0000"/>
        </w:rPr>
        <w:lastRenderedPageBreak/>
        <w:t>是会将此订单直接下传</w:t>
      </w:r>
      <w:r w:rsidR="008E22BB">
        <w:rPr>
          <w:rFonts w:hint="eastAsia"/>
        </w:rPr>
        <w:t>（下传过程需要标记商品行项目是否为拍下减库存）</w:t>
      </w:r>
      <w:r w:rsidR="00F41C2C" w:rsidRPr="00F41C2C">
        <w:rPr>
          <w:rFonts w:hint="eastAsia"/>
          <w:color w:val="FF0000"/>
        </w:rPr>
        <w:t>给</w:t>
      </w:r>
      <w:r w:rsidR="00F41C2C" w:rsidRPr="00F41C2C">
        <w:rPr>
          <w:rFonts w:hint="eastAsia"/>
          <w:color w:val="FF0000"/>
        </w:rPr>
        <w:t>OMS</w:t>
      </w:r>
      <w:r w:rsidR="00F41C2C" w:rsidRPr="00F41C2C">
        <w:rPr>
          <w:rFonts w:hint="eastAsia"/>
          <w:color w:val="FF0000"/>
        </w:rPr>
        <w:t>。</w:t>
      </w:r>
      <w:r w:rsidR="005C2A02">
        <w:rPr>
          <w:rFonts w:hint="eastAsia"/>
          <w:color w:val="FF0000"/>
        </w:rPr>
        <w:t>OMS</w:t>
      </w:r>
      <w:r w:rsidR="005C2A02">
        <w:rPr>
          <w:rFonts w:hint="eastAsia"/>
          <w:color w:val="FF0000"/>
        </w:rPr>
        <w:t>进行处理后返回结果</w:t>
      </w:r>
      <w:r w:rsidR="006F2016">
        <w:rPr>
          <w:rFonts w:hint="eastAsia"/>
          <w:color w:val="FF0000"/>
        </w:rPr>
        <w:t>。</w:t>
      </w:r>
    </w:p>
    <w:p w:rsidR="004B48DC" w:rsidRDefault="006F2016" w:rsidP="00863B33">
      <w:pPr>
        <w:spacing w:line="360" w:lineRule="auto"/>
      </w:pPr>
      <w:r>
        <w:rPr>
          <w:rFonts w:hint="eastAsia"/>
          <w:color w:val="FF0000"/>
        </w:rPr>
        <w:tab/>
        <w:t>--OMS</w:t>
      </w:r>
      <w:r>
        <w:rPr>
          <w:rFonts w:hint="eastAsia"/>
          <w:color w:val="FF0000"/>
        </w:rPr>
        <w:t>需要支持直接生成待支付和已支付订单的收单接口。</w:t>
      </w:r>
    </w:p>
    <w:p w:rsidR="00F72B5D" w:rsidRDefault="00F72B5D" w:rsidP="00863B33">
      <w:pPr>
        <w:spacing w:line="360" w:lineRule="auto"/>
      </w:pPr>
      <w:r>
        <w:rPr>
          <w:rFonts w:hint="eastAsia"/>
        </w:rPr>
        <w:tab/>
      </w:r>
      <w:r w:rsidRPr="00F72B5D">
        <w:rPr>
          <w:rFonts w:hint="eastAsia"/>
        </w:rPr>
        <w:t>在买家未付款之前，卖家或买家关闭</w:t>
      </w:r>
      <w:r w:rsidR="008F4BFE">
        <w:rPr>
          <w:rFonts w:hint="eastAsia"/>
        </w:rPr>
        <w:t>可以</w:t>
      </w:r>
      <w:r w:rsidRPr="00F72B5D">
        <w:rPr>
          <w:rFonts w:hint="eastAsia"/>
        </w:rPr>
        <w:t>这笔交易。</w:t>
      </w:r>
      <w:r>
        <w:rPr>
          <w:rFonts w:hint="eastAsia"/>
        </w:rPr>
        <w:t>买家关闭交易后，</w:t>
      </w:r>
      <w:r>
        <w:rPr>
          <w:rFonts w:hint="eastAsia"/>
        </w:rPr>
        <w:t>TOP</w:t>
      </w:r>
      <w:r>
        <w:rPr>
          <w:rFonts w:hint="eastAsia"/>
        </w:rPr>
        <w:t>会产生交易关闭（</w:t>
      </w:r>
      <w:r>
        <w:rPr>
          <w:rFonts w:hint="eastAsia"/>
        </w:rPr>
        <w:t>TradeClose</w:t>
      </w:r>
      <w:r>
        <w:rPr>
          <w:rFonts w:hint="eastAsia"/>
        </w:rPr>
        <w:t>）消息，</w:t>
      </w:r>
      <w:r>
        <w:rPr>
          <w:rFonts w:hint="eastAsia"/>
        </w:rPr>
        <w:t>edi-tower</w:t>
      </w:r>
      <w:r>
        <w:rPr>
          <w:rFonts w:hint="eastAsia"/>
        </w:rPr>
        <w:t>接收到消息后通知</w:t>
      </w:r>
      <w:r>
        <w:rPr>
          <w:rFonts w:hint="eastAsia"/>
        </w:rPr>
        <w:t>edi-server</w:t>
      </w:r>
      <w:r>
        <w:rPr>
          <w:rFonts w:hint="eastAsia"/>
        </w:rPr>
        <w:t>取消订单，并通知</w:t>
      </w:r>
      <w:r>
        <w:rPr>
          <w:rFonts w:hint="eastAsia"/>
        </w:rPr>
        <w:t>OMS</w:t>
      </w:r>
      <w:r w:rsidR="00163FF2">
        <w:rPr>
          <w:rFonts w:hint="eastAsia"/>
        </w:rPr>
        <w:t>，</w:t>
      </w:r>
      <w:r w:rsidR="00163FF2">
        <w:rPr>
          <w:rFonts w:hint="eastAsia"/>
        </w:rPr>
        <w:t>OMS</w:t>
      </w:r>
      <w:r w:rsidR="006B1631">
        <w:rPr>
          <w:rFonts w:hint="eastAsia"/>
        </w:rPr>
        <w:t>进行</w:t>
      </w:r>
      <w:r w:rsidR="008C4913">
        <w:rPr>
          <w:rFonts w:hint="eastAsia"/>
        </w:rPr>
        <w:t>库存</w:t>
      </w:r>
      <w:r w:rsidR="006B1631">
        <w:rPr>
          <w:rFonts w:hint="eastAsia"/>
        </w:rPr>
        <w:t>释放等操作</w:t>
      </w:r>
      <w:del w:id="11" w:author="admin" w:date="2016-01-12T15:25:00Z">
        <w:r w:rsidDel="00163FF2">
          <w:rPr>
            <w:rFonts w:hint="eastAsia"/>
          </w:rPr>
          <w:delText>。</w:delText>
        </w:r>
      </w:del>
    </w:p>
    <w:p w:rsidR="004B48DC" w:rsidDel="00DB732C" w:rsidRDefault="00DA5A3D" w:rsidP="00863B33">
      <w:pPr>
        <w:spacing w:line="360" w:lineRule="auto"/>
        <w:rPr>
          <w:del w:id="12" w:author="admin" w:date="2016-01-12T15:25:00Z"/>
        </w:rPr>
      </w:pPr>
      <w:r>
        <w:rPr>
          <w:rFonts w:hint="eastAsia"/>
        </w:rPr>
        <w:tab/>
      </w:r>
      <w:del w:id="13" w:author="admin" w:date="2016-01-12T15:25:00Z">
        <w:r w:rsidR="00B757F0" w:rsidDel="00DB732C">
          <w:rPr>
            <w:rFonts w:hint="eastAsia"/>
          </w:rPr>
          <w:delText>等待支付的订单，由于过期未支付</w:delText>
        </w:r>
        <w:r w:rsidR="001F370B" w:rsidDel="00DB732C">
          <w:rPr>
            <w:rFonts w:hint="eastAsia"/>
          </w:rPr>
          <w:delText>，</w:delText>
        </w:r>
        <w:r w:rsidR="001F370B" w:rsidDel="00DB732C">
          <w:rPr>
            <w:rFonts w:hint="eastAsia"/>
          </w:rPr>
          <w:delText>TOP</w:delText>
        </w:r>
        <w:r w:rsidR="001F370B" w:rsidDel="00DB732C">
          <w:rPr>
            <w:rFonts w:hint="eastAsia"/>
          </w:rPr>
          <w:delText>会产生交易超时</w:delText>
        </w:r>
        <w:r w:rsidR="001F370B" w:rsidRPr="00B028ED" w:rsidDel="00DB732C">
          <w:rPr>
            <w:rFonts w:hint="eastAsia"/>
          </w:rPr>
          <w:delText>提醒</w:delText>
        </w:r>
        <w:r w:rsidR="00B028ED" w:rsidRPr="00B028ED" w:rsidDel="00DB732C">
          <w:rPr>
            <w:rFonts w:hint="eastAsia"/>
          </w:rPr>
          <w:delText>（</w:delText>
        </w:r>
        <w:r w:rsidR="00B028ED" w:rsidRPr="00B028ED" w:rsidDel="00DB732C">
          <w:delText>TradeTimeoutRemind</w:delText>
        </w:r>
        <w:r w:rsidR="00B028ED" w:rsidRPr="00B028ED" w:rsidDel="00DB732C">
          <w:rPr>
            <w:rFonts w:hint="eastAsia"/>
          </w:rPr>
          <w:delText>）</w:delText>
        </w:r>
        <w:r w:rsidR="001F370B" w:rsidDel="00DB732C">
          <w:rPr>
            <w:rFonts w:hint="eastAsia"/>
          </w:rPr>
          <w:delText>消息，</w:delText>
        </w:r>
        <w:r w:rsidR="001F370B" w:rsidDel="00DB732C">
          <w:rPr>
            <w:rFonts w:hint="eastAsia"/>
          </w:rPr>
          <w:delText>edi-tower</w:delText>
        </w:r>
        <w:r w:rsidR="001F370B" w:rsidDel="00DB732C">
          <w:rPr>
            <w:rFonts w:hint="eastAsia"/>
          </w:rPr>
          <w:delText>接收到消息后</w:delText>
        </w:r>
        <w:r w:rsidR="00F72B5D" w:rsidDel="00DB732C">
          <w:rPr>
            <w:rFonts w:hint="eastAsia"/>
          </w:rPr>
          <w:delText>通知</w:delText>
        </w:r>
        <w:r w:rsidR="00F72B5D" w:rsidDel="00DB732C">
          <w:rPr>
            <w:rFonts w:hint="eastAsia"/>
          </w:rPr>
          <w:delText>edi-server</w:delText>
        </w:r>
        <w:r w:rsidR="001F370B" w:rsidDel="00DB732C">
          <w:rPr>
            <w:rFonts w:hint="eastAsia"/>
          </w:rPr>
          <w:delText>更新订单状态，并通知</w:delText>
        </w:r>
        <w:r w:rsidR="001F370B" w:rsidDel="00DB732C">
          <w:rPr>
            <w:rFonts w:hint="eastAsia"/>
          </w:rPr>
          <w:delText>OMS</w:delText>
        </w:r>
        <w:r w:rsidR="001F370B" w:rsidDel="00DB732C">
          <w:rPr>
            <w:rFonts w:hint="eastAsia"/>
          </w:rPr>
          <w:delText>。</w:delText>
        </w:r>
      </w:del>
    </w:p>
    <w:p w:rsidR="005358A8" w:rsidRPr="00863B33" w:rsidRDefault="00153BC6" w:rsidP="00863B33">
      <w:pPr>
        <w:spacing w:line="360" w:lineRule="auto"/>
      </w:pPr>
      <w:r>
        <w:rPr>
          <w:rFonts w:hint="eastAsia"/>
        </w:rPr>
        <w:tab/>
      </w:r>
      <w:r w:rsidR="00B56B41">
        <w:rPr>
          <w:rFonts w:hint="eastAsia"/>
        </w:rPr>
        <w:t>EDI-Server</w:t>
      </w:r>
      <w:r w:rsidR="00B56B41">
        <w:rPr>
          <w:rFonts w:hint="eastAsia"/>
        </w:rPr>
        <w:t>接收到预售订单需要在</w:t>
      </w:r>
      <w:r w:rsidR="00B56B41">
        <w:rPr>
          <w:rFonts w:hint="eastAsia"/>
        </w:rPr>
        <w:t>EDI-SERVER</w:t>
      </w:r>
      <w:r w:rsidR="00B56B41">
        <w:rPr>
          <w:rFonts w:hint="eastAsia"/>
        </w:rPr>
        <w:t>标记为预售订单，然后下传</w:t>
      </w:r>
      <w:r w:rsidR="00B56B41">
        <w:rPr>
          <w:rFonts w:hint="eastAsia"/>
        </w:rPr>
        <w:t>OMS</w:t>
      </w:r>
      <w:r w:rsidR="005358A8" w:rsidRPr="00863B33">
        <w:rPr>
          <w:rFonts w:hint="eastAsia"/>
        </w:rPr>
        <w:t>。</w:t>
      </w:r>
      <w:r w:rsidR="00B56B41">
        <w:rPr>
          <w:rFonts w:hint="eastAsia"/>
        </w:rPr>
        <w:t>待顾客付预定金后，</w:t>
      </w:r>
      <w:r w:rsidR="00B56B41">
        <w:rPr>
          <w:rFonts w:hint="eastAsia"/>
        </w:rPr>
        <w:t>EDI-TOWER</w:t>
      </w:r>
      <w:r w:rsidR="00B56B41">
        <w:rPr>
          <w:rFonts w:hint="eastAsia"/>
        </w:rPr>
        <w:t>接收到消息并通知</w:t>
      </w:r>
      <w:r w:rsidR="00B56B41">
        <w:rPr>
          <w:rFonts w:hint="eastAsia"/>
        </w:rPr>
        <w:t>EDI-Server</w:t>
      </w:r>
      <w:r w:rsidR="00B56B41">
        <w:rPr>
          <w:rFonts w:hint="eastAsia"/>
        </w:rPr>
        <w:t>，</w:t>
      </w:r>
      <w:r w:rsidR="00B56B41">
        <w:rPr>
          <w:rFonts w:hint="eastAsia"/>
        </w:rPr>
        <w:t>EDI-Server</w:t>
      </w:r>
      <w:r w:rsidR="0038469D">
        <w:rPr>
          <w:rFonts w:hint="eastAsia"/>
        </w:rPr>
        <w:t>通知</w:t>
      </w:r>
      <w:r w:rsidR="0038469D">
        <w:rPr>
          <w:rFonts w:hint="eastAsia"/>
        </w:rPr>
        <w:t>OMS</w:t>
      </w:r>
      <w:r w:rsidR="0038469D">
        <w:rPr>
          <w:rFonts w:hint="eastAsia"/>
        </w:rPr>
        <w:t>此订单部分支付</w:t>
      </w:r>
      <w:r w:rsidR="004B6538">
        <w:rPr>
          <w:rFonts w:hint="eastAsia"/>
        </w:rPr>
        <w:t>。</w:t>
      </w:r>
    </w:p>
    <w:p w:rsidR="005358A8" w:rsidRPr="005358A8" w:rsidRDefault="005358A8" w:rsidP="00863B33">
      <w:pPr>
        <w:spacing w:line="360" w:lineRule="auto"/>
        <w:rPr>
          <w:color w:val="FF0000"/>
        </w:rPr>
      </w:pPr>
      <w:r w:rsidRPr="00863B33">
        <w:rPr>
          <w:rFonts w:hint="eastAsia"/>
        </w:rPr>
        <w:tab/>
      </w:r>
      <w:r w:rsidRPr="00863B33">
        <w:rPr>
          <w:rFonts w:hint="eastAsia"/>
        </w:rPr>
        <w:t>超卖订单在</w:t>
      </w:r>
      <w:r w:rsidRPr="00863B33">
        <w:rPr>
          <w:rFonts w:hint="eastAsia"/>
        </w:rPr>
        <w:t>EDI</w:t>
      </w:r>
      <w:r w:rsidRPr="00863B33">
        <w:rPr>
          <w:rFonts w:hint="eastAsia"/>
        </w:rPr>
        <w:t>不拦截，直接下传</w:t>
      </w:r>
      <w:r w:rsidRPr="00863B33">
        <w:rPr>
          <w:rFonts w:hint="eastAsia"/>
        </w:rPr>
        <w:t>OMS</w:t>
      </w:r>
      <w:r w:rsidRPr="00863B33">
        <w:rPr>
          <w:rFonts w:hint="eastAsia"/>
        </w:rPr>
        <w:t>。</w:t>
      </w:r>
    </w:p>
    <w:p w:rsidR="00AF0523" w:rsidRDefault="00AF0523" w:rsidP="00AF0523">
      <w:pPr>
        <w:pStyle w:val="3"/>
        <w:rPr>
          <w:rFonts w:hint="eastAsia"/>
        </w:rPr>
      </w:pPr>
      <w:r>
        <w:rPr>
          <w:rFonts w:hint="eastAsia"/>
        </w:rPr>
        <w:t>5.3.2</w:t>
      </w:r>
      <w:r>
        <w:rPr>
          <w:rFonts w:hint="eastAsia"/>
        </w:rPr>
        <w:t>订单查询</w:t>
      </w:r>
    </w:p>
    <w:p w:rsidR="00B4073D" w:rsidRPr="00B4073D" w:rsidRDefault="00B4073D" w:rsidP="003332CF">
      <w:pPr>
        <w:pStyle w:val="4"/>
      </w:pPr>
      <w:r>
        <w:rPr>
          <w:rFonts w:hint="eastAsia"/>
        </w:rPr>
        <w:t>5.3.2.1</w:t>
      </w:r>
      <w:r>
        <w:rPr>
          <w:rFonts w:hint="eastAsia"/>
        </w:rPr>
        <w:t>功能描述</w:t>
      </w:r>
    </w:p>
    <w:p w:rsidR="006205DA" w:rsidRDefault="006205DA" w:rsidP="006205DA">
      <w:pPr>
        <w:rPr>
          <w:rFonts w:hint="eastAsia"/>
        </w:rPr>
      </w:pPr>
      <w:r>
        <w:rPr>
          <w:rFonts w:hint="eastAsia"/>
        </w:rPr>
        <w:tab/>
      </w:r>
      <w:r>
        <w:rPr>
          <w:rFonts w:hint="eastAsia"/>
        </w:rPr>
        <w:t>操作人员根据时间范围，状态，</w:t>
      </w:r>
      <w:r>
        <w:rPr>
          <w:rFonts w:hint="eastAsia"/>
        </w:rPr>
        <w:t>tid</w:t>
      </w:r>
      <w:r>
        <w:rPr>
          <w:rFonts w:hint="eastAsia"/>
        </w:rPr>
        <w:t>，外部订单号等条件检索订单信息，并可导出。</w:t>
      </w:r>
    </w:p>
    <w:p w:rsidR="00B4073D" w:rsidRDefault="00B4073D" w:rsidP="003332CF">
      <w:pPr>
        <w:pStyle w:val="4"/>
        <w:rPr>
          <w:rFonts w:hint="eastAsia"/>
        </w:rPr>
      </w:pPr>
      <w:r>
        <w:rPr>
          <w:rFonts w:hint="eastAsia"/>
        </w:rPr>
        <w:lastRenderedPageBreak/>
        <w:t>5.3.2.2</w:t>
      </w:r>
      <w:r>
        <w:rPr>
          <w:rFonts w:hint="eastAsia"/>
        </w:rPr>
        <w:t>流程</w:t>
      </w:r>
    </w:p>
    <w:p w:rsidR="000365EE" w:rsidRDefault="00B4073D" w:rsidP="003332CF">
      <w:pPr>
        <w:pStyle w:val="4"/>
        <w:rPr>
          <w:rFonts w:hint="eastAsia"/>
        </w:rPr>
      </w:pPr>
      <w:r>
        <w:rPr>
          <w:rFonts w:hint="eastAsia"/>
        </w:rPr>
        <w:t>5.3.2.3</w:t>
      </w:r>
      <w:r>
        <w:rPr>
          <w:rFonts w:hint="eastAsia"/>
        </w:rPr>
        <w:t>主要界面</w:t>
      </w:r>
    </w:p>
    <w:p w:rsidR="003332CF" w:rsidRPr="003332CF" w:rsidRDefault="00070A49" w:rsidP="003332CF">
      <w:pPr>
        <w:rPr>
          <w:rFonts w:hint="eastAsia"/>
        </w:rPr>
      </w:pPr>
      <w:r>
        <w:object w:dxaOrig="10846" w:dyaOrig="6131">
          <v:shape id="_x0000_i1030" type="#_x0000_t75" style="width:414.75pt;height:234.75pt" o:ole="">
            <v:imagedata r:id="rId31" o:title=""/>
          </v:shape>
          <o:OLEObject Type="Embed" ProgID="Visio.Drawing.11" ShapeID="_x0000_i1030" DrawAspect="Content" ObjectID="_1514124378" r:id="rId32"/>
        </w:object>
      </w:r>
    </w:p>
    <w:p w:rsidR="00B57A3A" w:rsidRDefault="00B57A3A" w:rsidP="006205DA">
      <w:pPr>
        <w:rPr>
          <w:rFonts w:hint="eastAsia"/>
        </w:rPr>
      </w:pPr>
      <w:r>
        <w:rPr>
          <w:rFonts w:hint="eastAsia"/>
        </w:rPr>
        <w:t>界面说明：</w:t>
      </w:r>
    </w:p>
    <w:p w:rsidR="00B57A3A" w:rsidRDefault="00B57A3A" w:rsidP="006205DA">
      <w:pPr>
        <w:rPr>
          <w:rFonts w:hint="eastAsia"/>
        </w:rPr>
      </w:pPr>
      <w:r>
        <w:rPr>
          <w:rFonts w:hint="eastAsia"/>
        </w:rPr>
        <w:tab/>
      </w:r>
      <w:r>
        <w:rPr>
          <w:rFonts w:hint="eastAsia"/>
        </w:rPr>
        <w:t>订单编号为渠道订单编号</w:t>
      </w:r>
      <w:r>
        <w:rPr>
          <w:rFonts w:hint="eastAsia"/>
        </w:rPr>
        <w:t>tid</w:t>
      </w:r>
    </w:p>
    <w:p w:rsidR="00B57A3A" w:rsidRDefault="00B57A3A" w:rsidP="006205DA">
      <w:pPr>
        <w:rPr>
          <w:rFonts w:hint="eastAsia"/>
        </w:rPr>
      </w:pPr>
      <w:r>
        <w:rPr>
          <w:rFonts w:hint="eastAsia"/>
        </w:rPr>
        <w:tab/>
        <w:t>EC</w:t>
      </w:r>
      <w:r>
        <w:rPr>
          <w:rFonts w:hint="eastAsia"/>
        </w:rPr>
        <w:t>订单编号为</w:t>
      </w:r>
      <w:r>
        <w:rPr>
          <w:rFonts w:hint="eastAsia"/>
        </w:rPr>
        <w:t>OMS</w:t>
      </w:r>
      <w:r>
        <w:rPr>
          <w:rFonts w:hint="eastAsia"/>
        </w:rPr>
        <w:t>订单编号</w:t>
      </w:r>
    </w:p>
    <w:p w:rsidR="00B57A3A" w:rsidRDefault="00B57A3A" w:rsidP="006205DA">
      <w:pPr>
        <w:rPr>
          <w:rFonts w:hint="eastAsia"/>
        </w:rPr>
      </w:pPr>
      <w:r>
        <w:rPr>
          <w:rFonts w:hint="eastAsia"/>
        </w:rPr>
        <w:tab/>
      </w:r>
      <w:r>
        <w:rPr>
          <w:rFonts w:hint="eastAsia"/>
        </w:rPr>
        <w:t>购买人为渠道购买人</w:t>
      </w:r>
    </w:p>
    <w:p w:rsidR="00B57A3A" w:rsidRDefault="00B57A3A" w:rsidP="006205DA">
      <w:pPr>
        <w:rPr>
          <w:rFonts w:hint="eastAsia"/>
        </w:rPr>
      </w:pPr>
      <w:r>
        <w:rPr>
          <w:rFonts w:hint="eastAsia"/>
        </w:rPr>
        <w:tab/>
      </w:r>
      <w:r>
        <w:rPr>
          <w:rFonts w:hint="eastAsia"/>
        </w:rPr>
        <w:t>收货人，联系方式，金额，下单时间均为渠道数据</w:t>
      </w:r>
    </w:p>
    <w:p w:rsidR="00B4073D" w:rsidRDefault="00B4073D" w:rsidP="006205DA">
      <w:pPr>
        <w:rPr>
          <w:rFonts w:hint="eastAsia"/>
        </w:rPr>
      </w:pPr>
      <w:r>
        <w:rPr>
          <w:rFonts w:hint="eastAsia"/>
        </w:rPr>
        <w:t>5.3.2.4</w:t>
      </w:r>
      <w:r>
        <w:rPr>
          <w:rFonts w:hint="eastAsia"/>
        </w:rPr>
        <w:t>主要字段</w:t>
      </w:r>
    </w:p>
    <w:p w:rsidR="00B4073D" w:rsidRPr="00C12FCE" w:rsidRDefault="00C12FCE" w:rsidP="006205DA">
      <w:pPr>
        <w:rPr>
          <w:color w:val="FF0000"/>
        </w:rPr>
      </w:pPr>
      <w:r>
        <w:rPr>
          <w:rFonts w:hint="eastAsia"/>
        </w:rPr>
        <w:tab/>
      </w:r>
      <w:r>
        <w:rPr>
          <w:rFonts w:hint="eastAsia"/>
          <w:color w:val="FF0000"/>
        </w:rPr>
        <w:t>订单表、订单明细、优惠信息表</w:t>
      </w:r>
    </w:p>
    <w:p w:rsidR="00925D00" w:rsidRPr="00AF0523" w:rsidRDefault="00925D00" w:rsidP="00925D00">
      <w:pPr>
        <w:pStyle w:val="3"/>
      </w:pPr>
      <w:r>
        <w:rPr>
          <w:rFonts w:hint="eastAsia"/>
        </w:rPr>
        <w:t>5.3.3</w:t>
      </w:r>
      <w:r>
        <w:rPr>
          <w:rFonts w:hint="eastAsia"/>
        </w:rPr>
        <w:t>异常订单</w:t>
      </w:r>
    </w:p>
    <w:p w:rsidR="00925D00" w:rsidRDefault="001322D9" w:rsidP="000D2C67">
      <w:pPr>
        <w:spacing w:line="360" w:lineRule="auto"/>
      </w:pPr>
      <w:r>
        <w:rPr>
          <w:rFonts w:hint="eastAsia"/>
        </w:rPr>
        <w:tab/>
        <w:t>EDI-server</w:t>
      </w:r>
      <w:r>
        <w:rPr>
          <w:rFonts w:hint="eastAsia"/>
        </w:rPr>
        <w:t>接收到的订单信息中可能存在</w:t>
      </w:r>
      <w:r w:rsidR="00F0304A">
        <w:rPr>
          <w:rFonts w:hint="eastAsia"/>
        </w:rPr>
        <w:t>因商品编码异常、物流地址不匹配、快递公司不匹配的情况而导致订单异常可以在异常订单中进行查询及异常处理。</w:t>
      </w:r>
    </w:p>
    <w:p w:rsidR="00F0304A" w:rsidRDefault="00F0304A" w:rsidP="000D2C67">
      <w:pPr>
        <w:spacing w:line="360" w:lineRule="auto"/>
      </w:pPr>
      <w:r>
        <w:rPr>
          <w:rFonts w:hint="eastAsia"/>
        </w:rPr>
        <w:tab/>
        <w:t>1</w:t>
      </w:r>
      <w:r>
        <w:rPr>
          <w:rFonts w:hint="eastAsia"/>
        </w:rPr>
        <w:t>，商品编码异常主要表现在订单中商品编码错误或商品编码为空的情况，</w:t>
      </w:r>
      <w:r>
        <w:rPr>
          <w:rFonts w:hint="eastAsia"/>
        </w:rPr>
        <w:t>EDI</w:t>
      </w:r>
      <w:r>
        <w:rPr>
          <w:rFonts w:hint="eastAsia"/>
        </w:rPr>
        <w:t>拦截此类异常订单后适时发送邮件给相关方（全部采购</w:t>
      </w:r>
      <w:r>
        <w:rPr>
          <w:rFonts w:hint="eastAsia"/>
        </w:rPr>
        <w:t>+</w:t>
      </w:r>
      <w:r>
        <w:rPr>
          <w:rFonts w:hint="eastAsia"/>
        </w:rPr>
        <w:t>刘春吉</w:t>
      </w:r>
      <w:r>
        <w:rPr>
          <w:rFonts w:hint="eastAsia"/>
        </w:rPr>
        <w:t>+</w:t>
      </w:r>
      <w:r>
        <w:rPr>
          <w:rFonts w:hint="eastAsia"/>
        </w:rPr>
        <w:t>林晖）。</w:t>
      </w:r>
    </w:p>
    <w:p w:rsidR="000C532E" w:rsidRDefault="000C532E" w:rsidP="000D2C67">
      <w:pPr>
        <w:spacing w:line="360" w:lineRule="auto"/>
      </w:pPr>
      <w:r>
        <w:rPr>
          <w:rFonts w:hint="eastAsia"/>
        </w:rPr>
        <w:tab/>
        <w:t>2</w:t>
      </w:r>
      <w:r>
        <w:rPr>
          <w:rFonts w:hint="eastAsia"/>
        </w:rPr>
        <w:t>，物流地址异常主要表现在此订单的收获地址在</w:t>
      </w:r>
      <w:r>
        <w:rPr>
          <w:rFonts w:hint="eastAsia"/>
        </w:rPr>
        <w:t>edi</w:t>
      </w:r>
      <w:r>
        <w:rPr>
          <w:rFonts w:hint="eastAsia"/>
        </w:rPr>
        <w:t>中没有相匹配的王府井地址编码，</w:t>
      </w:r>
      <w:r>
        <w:rPr>
          <w:rFonts w:hint="eastAsia"/>
        </w:rPr>
        <w:t>EDI</w:t>
      </w:r>
      <w:r>
        <w:rPr>
          <w:rFonts w:hint="eastAsia"/>
        </w:rPr>
        <w:t>截获此类订单后将订单的收获地址编码修改为默</w:t>
      </w:r>
      <w:r w:rsidRPr="00F0304A">
        <w:rPr>
          <w:rFonts w:hint="eastAsia"/>
        </w:rPr>
        <w:t>认异常地址</w:t>
      </w:r>
      <w:r>
        <w:rPr>
          <w:rFonts w:hint="eastAsia"/>
        </w:rPr>
        <w:t>编码下传给</w:t>
      </w:r>
      <w:r>
        <w:rPr>
          <w:rFonts w:hint="eastAsia"/>
        </w:rPr>
        <w:t>OMS</w:t>
      </w:r>
      <w:r>
        <w:rPr>
          <w:rFonts w:hint="eastAsia"/>
        </w:rPr>
        <w:t>，并发送</w:t>
      </w:r>
      <w:r>
        <w:rPr>
          <w:rFonts w:hint="eastAsia"/>
        </w:rPr>
        <w:lastRenderedPageBreak/>
        <w:t>邮件预警。</w:t>
      </w:r>
    </w:p>
    <w:p w:rsidR="00035A99" w:rsidRPr="00035A99" w:rsidRDefault="00035A99" w:rsidP="000D2C67">
      <w:pPr>
        <w:spacing w:line="360" w:lineRule="auto"/>
      </w:pPr>
      <w:r>
        <w:rPr>
          <w:rFonts w:hint="eastAsia"/>
        </w:rPr>
        <w:tab/>
      </w:r>
      <w:r>
        <w:rPr>
          <w:rFonts w:hint="eastAsia"/>
        </w:rPr>
        <w:t>采购人员在异常订单中修改或填写了正确的商品编码后提交给</w:t>
      </w:r>
      <w:r>
        <w:rPr>
          <w:rFonts w:hint="eastAsia"/>
        </w:rPr>
        <w:t>OMS</w:t>
      </w:r>
      <w:r>
        <w:rPr>
          <w:rFonts w:hint="eastAsia"/>
        </w:rPr>
        <w:t>，此时订单状态更新为处理中，</w:t>
      </w:r>
      <w:r>
        <w:rPr>
          <w:rFonts w:hint="eastAsia"/>
        </w:rPr>
        <w:t>OMS</w:t>
      </w:r>
      <w:r>
        <w:rPr>
          <w:rFonts w:hint="eastAsia"/>
        </w:rPr>
        <w:t>接收到订单处理完成后，回传给</w:t>
      </w:r>
      <w:r>
        <w:rPr>
          <w:rFonts w:hint="eastAsia"/>
        </w:rPr>
        <w:t>EDI</w:t>
      </w:r>
      <w:r>
        <w:rPr>
          <w:rFonts w:hint="eastAsia"/>
        </w:rPr>
        <w:t>处理成功或失败结果信息。</w:t>
      </w:r>
    </w:p>
    <w:p w:rsidR="00DC5316" w:rsidRDefault="00DC5316" w:rsidP="00F66576">
      <w:pPr>
        <w:pStyle w:val="3"/>
        <w:rPr>
          <w:rFonts w:hint="eastAsia"/>
        </w:rPr>
      </w:pPr>
      <w:r>
        <w:rPr>
          <w:rFonts w:hint="eastAsia"/>
        </w:rPr>
        <w:t>5.3.4</w:t>
      </w:r>
      <w:r w:rsidR="001E0C27">
        <w:rPr>
          <w:rFonts w:hint="eastAsia"/>
        </w:rPr>
        <w:t>订单</w:t>
      </w:r>
      <w:r w:rsidR="00F305E8">
        <w:rPr>
          <w:rFonts w:hint="eastAsia"/>
        </w:rPr>
        <w:t>获取</w:t>
      </w:r>
    </w:p>
    <w:p w:rsidR="000C532E" w:rsidRDefault="000C532E" w:rsidP="00F66576">
      <w:pPr>
        <w:pStyle w:val="4"/>
        <w:rPr>
          <w:rFonts w:hint="eastAsia"/>
        </w:rPr>
      </w:pPr>
      <w:r>
        <w:rPr>
          <w:rFonts w:hint="eastAsia"/>
        </w:rPr>
        <w:t>5.3.4</w:t>
      </w:r>
      <w:r w:rsidR="009F5FBE">
        <w:rPr>
          <w:rFonts w:hint="eastAsia"/>
        </w:rPr>
        <w:t>.</w:t>
      </w:r>
      <w:r>
        <w:rPr>
          <w:rFonts w:hint="eastAsia"/>
        </w:rPr>
        <w:t>1</w:t>
      </w:r>
      <w:r w:rsidR="009F5FBE">
        <w:rPr>
          <w:rFonts w:hint="eastAsia"/>
        </w:rPr>
        <w:t>功能描述</w:t>
      </w:r>
    </w:p>
    <w:p w:rsidR="000C532E" w:rsidRDefault="00F45372" w:rsidP="000C532E">
      <w:pPr>
        <w:rPr>
          <w:rFonts w:hint="eastAsia"/>
        </w:rPr>
      </w:pPr>
      <w:r>
        <w:rPr>
          <w:rFonts w:hint="eastAsia"/>
        </w:rPr>
        <w:tab/>
      </w:r>
      <w:r>
        <w:rPr>
          <w:rFonts w:hint="eastAsia"/>
        </w:rPr>
        <w:t>操作人员可以按照时间范围、订单编码</w:t>
      </w:r>
      <w:r>
        <w:rPr>
          <w:rFonts w:hint="eastAsia"/>
        </w:rPr>
        <w:t>+</w:t>
      </w:r>
      <w:r>
        <w:rPr>
          <w:rFonts w:hint="eastAsia"/>
        </w:rPr>
        <w:t>商品编码两个维度获取</w:t>
      </w:r>
      <w:r w:rsidR="001E3FB7">
        <w:rPr>
          <w:rFonts w:hint="eastAsia"/>
        </w:rPr>
        <w:t>。</w:t>
      </w:r>
    </w:p>
    <w:p w:rsidR="001E3FB7" w:rsidRDefault="001E3FB7" w:rsidP="00F66576">
      <w:pPr>
        <w:pStyle w:val="4"/>
        <w:rPr>
          <w:rFonts w:hint="eastAsia"/>
        </w:rPr>
      </w:pPr>
      <w:r>
        <w:rPr>
          <w:rFonts w:hint="eastAsia"/>
        </w:rPr>
        <w:t>5.3.4.2</w:t>
      </w:r>
      <w:r>
        <w:rPr>
          <w:rFonts w:hint="eastAsia"/>
        </w:rPr>
        <w:t>流程</w:t>
      </w:r>
    </w:p>
    <w:p w:rsidR="001E3FB7" w:rsidRDefault="001E3FB7" w:rsidP="00F66576">
      <w:pPr>
        <w:pStyle w:val="4"/>
        <w:rPr>
          <w:rFonts w:hint="eastAsia"/>
        </w:rPr>
      </w:pPr>
      <w:r>
        <w:rPr>
          <w:rFonts w:hint="eastAsia"/>
        </w:rPr>
        <w:t>5.3.4.3</w:t>
      </w:r>
      <w:r>
        <w:rPr>
          <w:rFonts w:hint="eastAsia"/>
        </w:rPr>
        <w:t>主要界面</w:t>
      </w:r>
    </w:p>
    <w:p w:rsidR="00EC3C14" w:rsidRDefault="00173780" w:rsidP="00EC3C14">
      <w:pPr>
        <w:rPr>
          <w:rFonts w:hint="eastAsia"/>
        </w:rPr>
      </w:pPr>
      <w:r>
        <w:object w:dxaOrig="10846" w:dyaOrig="6131">
          <v:shape id="_x0000_i1031" type="#_x0000_t75" style="width:414.75pt;height:234.75pt" o:ole="">
            <v:imagedata r:id="rId33" o:title=""/>
          </v:shape>
          <o:OLEObject Type="Embed" ProgID="Visio.Drawing.11" ShapeID="_x0000_i1031" DrawAspect="Content" ObjectID="_1514124379" r:id="rId34"/>
        </w:object>
      </w:r>
    </w:p>
    <w:p w:rsidR="00173780" w:rsidRDefault="00A5436A" w:rsidP="00EC3C14">
      <w:pPr>
        <w:rPr>
          <w:rFonts w:hint="eastAsia"/>
        </w:rPr>
      </w:pPr>
      <w:r>
        <w:rPr>
          <w:rFonts w:hint="eastAsia"/>
        </w:rPr>
        <w:t>界面备注</w:t>
      </w:r>
      <w:r w:rsidR="00173780">
        <w:rPr>
          <w:rFonts w:hint="eastAsia"/>
        </w:rPr>
        <w:t>：</w:t>
      </w:r>
    </w:p>
    <w:p w:rsidR="00173780" w:rsidRDefault="00173780" w:rsidP="00EC3C14">
      <w:pPr>
        <w:rPr>
          <w:rFonts w:hint="eastAsia"/>
        </w:rPr>
      </w:pPr>
      <w:r>
        <w:rPr>
          <w:rFonts w:hint="eastAsia"/>
        </w:rPr>
        <w:tab/>
        <w:t>1</w:t>
      </w:r>
      <w:r>
        <w:rPr>
          <w:rFonts w:hint="eastAsia"/>
        </w:rPr>
        <w:t>，用户进入页面默认选中按订单维护获取，此时时间段筛选框不可用</w:t>
      </w:r>
    </w:p>
    <w:p w:rsidR="00173780" w:rsidRDefault="00173780" w:rsidP="00EC3C14">
      <w:pPr>
        <w:rPr>
          <w:rFonts w:hint="eastAsia"/>
        </w:rPr>
      </w:pPr>
      <w:r>
        <w:rPr>
          <w:rFonts w:hint="eastAsia"/>
        </w:rPr>
        <w:tab/>
        <w:t>2</w:t>
      </w:r>
      <w:r>
        <w:rPr>
          <w:rFonts w:hint="eastAsia"/>
        </w:rPr>
        <w:t>，用户选择按时间单选按钮，此时订单编号和商品编号筛选框不可用</w:t>
      </w:r>
    </w:p>
    <w:p w:rsidR="00173780" w:rsidRDefault="00173780" w:rsidP="00EC3C14">
      <w:pPr>
        <w:rPr>
          <w:rFonts w:hint="eastAsia"/>
        </w:rPr>
      </w:pPr>
      <w:r>
        <w:rPr>
          <w:rFonts w:hint="eastAsia"/>
        </w:rPr>
        <w:tab/>
        <w:t>3</w:t>
      </w:r>
      <w:r>
        <w:rPr>
          <w:rFonts w:hint="eastAsia"/>
        </w:rPr>
        <w:t>，用户按照相应维度填写信息，点击获取可以手动获取订单，调用渠道</w:t>
      </w:r>
      <w:r>
        <w:rPr>
          <w:rFonts w:hint="eastAsia"/>
        </w:rPr>
        <w:t>api</w:t>
      </w:r>
      <w:r>
        <w:rPr>
          <w:rFonts w:hint="eastAsia"/>
        </w:rPr>
        <w:t>并返回成功或失败，失败需要返回失败原因（比如</w:t>
      </w:r>
      <w:r w:rsidR="00167459">
        <w:rPr>
          <w:rFonts w:hint="eastAsia"/>
        </w:rPr>
        <w:t>订单编号在渠道不存在</w:t>
      </w:r>
      <w:r>
        <w:rPr>
          <w:rFonts w:hint="eastAsia"/>
        </w:rPr>
        <w:t>）。</w:t>
      </w:r>
    </w:p>
    <w:p w:rsidR="00A5436A" w:rsidRPr="00173780" w:rsidRDefault="00A5436A" w:rsidP="00EC3C14">
      <w:pPr>
        <w:rPr>
          <w:rFonts w:hint="eastAsia"/>
        </w:rPr>
      </w:pPr>
      <w:r>
        <w:rPr>
          <w:rFonts w:hint="eastAsia"/>
        </w:rPr>
        <w:tab/>
        <w:t>4</w:t>
      </w:r>
      <w:r>
        <w:rPr>
          <w:rFonts w:hint="eastAsia"/>
        </w:rPr>
        <w:t>，</w:t>
      </w:r>
      <w:r w:rsidR="001765CB">
        <w:rPr>
          <w:rFonts w:hint="eastAsia"/>
        </w:rPr>
        <w:t>1</w:t>
      </w:r>
      <w:r w:rsidR="001765CB">
        <w:rPr>
          <w:rFonts w:hint="eastAsia"/>
        </w:rPr>
        <w:t>，获取时间为订单进入</w:t>
      </w:r>
      <w:r w:rsidR="001765CB">
        <w:rPr>
          <w:rFonts w:hint="eastAsia"/>
        </w:rPr>
        <w:t>edi</w:t>
      </w:r>
      <w:r w:rsidR="00774CBD">
        <w:rPr>
          <w:rFonts w:hint="eastAsia"/>
        </w:rPr>
        <w:t>时间，用户进入本页面，默认按照获取</w:t>
      </w:r>
      <w:r w:rsidR="001765CB">
        <w:rPr>
          <w:rFonts w:hint="eastAsia"/>
        </w:rPr>
        <w:t>时间倒序显示前</w:t>
      </w:r>
      <w:r w:rsidR="001765CB">
        <w:rPr>
          <w:rFonts w:hint="eastAsia"/>
        </w:rPr>
        <w:t>15</w:t>
      </w:r>
      <w:r w:rsidR="001765CB">
        <w:rPr>
          <w:rFonts w:hint="eastAsia"/>
        </w:rPr>
        <w:t>条记录。</w:t>
      </w:r>
    </w:p>
    <w:p w:rsidR="00B5171A" w:rsidRDefault="00B5171A" w:rsidP="00767119">
      <w:pPr>
        <w:pStyle w:val="4"/>
        <w:rPr>
          <w:rFonts w:hint="eastAsia"/>
        </w:rPr>
      </w:pPr>
      <w:r>
        <w:rPr>
          <w:rFonts w:hint="eastAsia"/>
        </w:rPr>
        <w:lastRenderedPageBreak/>
        <w:t>5.3.4.4</w:t>
      </w:r>
      <w:r>
        <w:rPr>
          <w:rFonts w:hint="eastAsia"/>
        </w:rPr>
        <w:t>主要字段</w:t>
      </w:r>
    </w:p>
    <w:p w:rsidR="00B5171A" w:rsidRDefault="00B5171A" w:rsidP="00B5171A">
      <w:pPr>
        <w:rPr>
          <w:rFonts w:hint="eastAsia"/>
        </w:rPr>
      </w:pPr>
      <w:r>
        <w:rPr>
          <w:rFonts w:hint="eastAsia"/>
        </w:rPr>
        <w:t>同</w:t>
      </w:r>
      <w:r w:rsidR="005D43BB">
        <w:rPr>
          <w:rFonts w:hint="eastAsia"/>
        </w:rPr>
        <w:t>订单</w:t>
      </w:r>
    </w:p>
    <w:p w:rsidR="006A1F46" w:rsidRDefault="006A1F46" w:rsidP="006A1F46">
      <w:pPr>
        <w:pStyle w:val="3"/>
        <w:rPr>
          <w:rFonts w:hint="eastAsia"/>
        </w:rPr>
      </w:pPr>
      <w:r>
        <w:rPr>
          <w:rFonts w:hint="eastAsia"/>
        </w:rPr>
        <w:t>5.3.5</w:t>
      </w:r>
      <w:r>
        <w:rPr>
          <w:rFonts w:hint="eastAsia"/>
        </w:rPr>
        <w:t>退单查询</w:t>
      </w:r>
    </w:p>
    <w:p w:rsidR="00986A63" w:rsidRPr="00986A63" w:rsidRDefault="00986A63" w:rsidP="00986A63">
      <w:pPr>
        <w:pStyle w:val="4"/>
        <w:rPr>
          <w:rFonts w:hint="eastAsia"/>
        </w:rPr>
      </w:pPr>
      <w:r>
        <w:rPr>
          <w:rFonts w:hint="eastAsia"/>
        </w:rPr>
        <w:t>5.3.5.1</w:t>
      </w:r>
      <w:r>
        <w:rPr>
          <w:rFonts w:hint="eastAsia"/>
        </w:rPr>
        <w:t>功能描述</w:t>
      </w:r>
    </w:p>
    <w:p w:rsidR="006A1F46" w:rsidRDefault="009B2A15" w:rsidP="00B5171A">
      <w:pPr>
        <w:rPr>
          <w:rFonts w:hint="eastAsia"/>
        </w:rPr>
      </w:pPr>
      <w:r>
        <w:rPr>
          <w:rFonts w:hint="eastAsia"/>
        </w:rPr>
        <w:tab/>
      </w:r>
      <w:r>
        <w:rPr>
          <w:rFonts w:hint="eastAsia"/>
        </w:rPr>
        <w:t>操作人员可以在</w:t>
      </w:r>
      <w:r>
        <w:rPr>
          <w:rFonts w:hint="eastAsia"/>
        </w:rPr>
        <w:t>edi</w:t>
      </w:r>
      <w:r>
        <w:rPr>
          <w:rFonts w:hint="eastAsia"/>
        </w:rPr>
        <w:t>根据退单号、交易主订单号、交易子订单号、退货单状态、申请退货原因查询退单信息。</w:t>
      </w:r>
    </w:p>
    <w:p w:rsidR="00986A63" w:rsidRDefault="00986A63" w:rsidP="00986A63">
      <w:pPr>
        <w:pStyle w:val="4"/>
        <w:rPr>
          <w:rFonts w:hint="eastAsia"/>
        </w:rPr>
      </w:pPr>
      <w:r>
        <w:rPr>
          <w:rFonts w:hint="eastAsia"/>
        </w:rPr>
        <w:t>5.3.5.2</w:t>
      </w:r>
      <w:r>
        <w:rPr>
          <w:rFonts w:hint="eastAsia"/>
        </w:rPr>
        <w:t>流程</w:t>
      </w:r>
    </w:p>
    <w:p w:rsidR="00986A63" w:rsidRDefault="00986A63" w:rsidP="00986A63">
      <w:pPr>
        <w:pStyle w:val="4"/>
        <w:rPr>
          <w:rFonts w:hint="eastAsia"/>
        </w:rPr>
      </w:pPr>
      <w:r>
        <w:rPr>
          <w:rFonts w:hint="eastAsia"/>
        </w:rPr>
        <w:t>5.3.5.3</w:t>
      </w:r>
      <w:r>
        <w:rPr>
          <w:rFonts w:hint="eastAsia"/>
        </w:rPr>
        <w:t>主要界面</w:t>
      </w:r>
    </w:p>
    <w:p w:rsidR="00FC7315" w:rsidRPr="00FC7315" w:rsidRDefault="00FC7315" w:rsidP="00FC7315">
      <w:pPr>
        <w:rPr>
          <w:rFonts w:hint="eastAsia"/>
        </w:rPr>
      </w:pPr>
      <w:r>
        <w:object w:dxaOrig="10846" w:dyaOrig="6131">
          <v:shape id="_x0000_i1032" type="#_x0000_t75" style="width:414.75pt;height:234.75pt" o:ole="">
            <v:imagedata r:id="rId35" o:title=""/>
          </v:shape>
          <o:OLEObject Type="Embed" ProgID="Visio.Drawing.11" ShapeID="_x0000_i1032" DrawAspect="Content" ObjectID="_1514124380" r:id="rId36"/>
        </w:object>
      </w:r>
    </w:p>
    <w:p w:rsidR="00350E49" w:rsidRPr="00986A63" w:rsidRDefault="00350E49" w:rsidP="00350E49">
      <w:pPr>
        <w:pStyle w:val="4"/>
        <w:rPr>
          <w:rFonts w:hint="eastAsia"/>
        </w:rPr>
      </w:pPr>
      <w:r>
        <w:rPr>
          <w:rFonts w:hint="eastAsia"/>
        </w:rPr>
        <w:t>5.3.5.4</w:t>
      </w:r>
      <w:r>
        <w:rPr>
          <w:rFonts w:hint="eastAsia"/>
        </w:rPr>
        <w:t>主要字段</w:t>
      </w:r>
    </w:p>
    <w:p w:rsidR="00986A63" w:rsidRDefault="009F46AF" w:rsidP="00986A63">
      <w:pPr>
        <w:rPr>
          <w:rFonts w:hint="eastAsia"/>
        </w:rPr>
      </w:pPr>
      <w:r>
        <w:rPr>
          <w:rFonts w:hint="eastAsia"/>
        </w:rPr>
        <w:t>退单</w:t>
      </w:r>
    </w:p>
    <w:p w:rsidR="003B1E17" w:rsidRDefault="003B1E17" w:rsidP="003B1E17">
      <w:pPr>
        <w:pStyle w:val="3"/>
        <w:rPr>
          <w:rFonts w:hint="eastAsia"/>
        </w:rPr>
      </w:pPr>
      <w:r>
        <w:rPr>
          <w:rFonts w:hint="eastAsia"/>
        </w:rPr>
        <w:lastRenderedPageBreak/>
        <w:t>5.3.6</w:t>
      </w:r>
      <w:r w:rsidR="003F14D1">
        <w:rPr>
          <w:rFonts w:hint="eastAsia"/>
        </w:rPr>
        <w:t>退单获取</w:t>
      </w:r>
    </w:p>
    <w:p w:rsidR="00A356B6" w:rsidRDefault="00A5436A" w:rsidP="00B95488">
      <w:pPr>
        <w:rPr>
          <w:rFonts w:hint="eastAsia"/>
        </w:rPr>
      </w:pPr>
      <w:r>
        <w:object w:dxaOrig="10846" w:dyaOrig="5167">
          <v:shape id="_x0000_i1033" type="#_x0000_t75" style="width:414.75pt;height:198pt" o:ole="">
            <v:imagedata r:id="rId37" o:title=""/>
          </v:shape>
          <o:OLEObject Type="Embed" ProgID="Visio.Drawing.11" ShapeID="_x0000_i1033" DrawAspect="Content" ObjectID="_1514124381" r:id="rId38"/>
        </w:object>
      </w:r>
    </w:p>
    <w:p w:rsidR="00A356B6" w:rsidRDefault="00A356B6" w:rsidP="00B95488">
      <w:pPr>
        <w:rPr>
          <w:rFonts w:hint="eastAsia"/>
        </w:rPr>
      </w:pPr>
      <w:r>
        <w:rPr>
          <w:rFonts w:hint="eastAsia"/>
        </w:rPr>
        <w:t>界面备注：</w:t>
      </w:r>
    </w:p>
    <w:p w:rsidR="00A356B6" w:rsidRDefault="00A356B6" w:rsidP="00B95488">
      <w:pPr>
        <w:rPr>
          <w:rFonts w:hint="eastAsia"/>
        </w:rPr>
      </w:pPr>
      <w:r>
        <w:rPr>
          <w:rFonts w:hint="eastAsia"/>
        </w:rPr>
        <w:tab/>
      </w:r>
      <w:r w:rsidR="00980C62">
        <w:rPr>
          <w:rFonts w:hint="eastAsia"/>
        </w:rPr>
        <w:t>1</w:t>
      </w:r>
      <w:r w:rsidR="00980C62">
        <w:rPr>
          <w:rFonts w:hint="eastAsia"/>
        </w:rPr>
        <w:t>，获取</w:t>
      </w:r>
      <w:r>
        <w:rPr>
          <w:rFonts w:hint="eastAsia"/>
        </w:rPr>
        <w:t>时间为退单进入</w:t>
      </w:r>
      <w:r>
        <w:rPr>
          <w:rFonts w:hint="eastAsia"/>
        </w:rPr>
        <w:t>edi</w:t>
      </w:r>
      <w:r>
        <w:rPr>
          <w:rFonts w:hint="eastAsia"/>
        </w:rPr>
        <w:t>时间，用户进入本页面，默认按照入库时间倒序显示前</w:t>
      </w:r>
      <w:r>
        <w:rPr>
          <w:rFonts w:hint="eastAsia"/>
        </w:rPr>
        <w:t>15</w:t>
      </w:r>
      <w:r>
        <w:rPr>
          <w:rFonts w:hint="eastAsia"/>
        </w:rPr>
        <w:t>条记录</w:t>
      </w:r>
      <w:r w:rsidR="00932940">
        <w:rPr>
          <w:rFonts w:hint="eastAsia"/>
        </w:rPr>
        <w:t>。</w:t>
      </w:r>
    </w:p>
    <w:p w:rsidR="007C6DE3" w:rsidRDefault="007C6DE3" w:rsidP="007C6DE3">
      <w:pPr>
        <w:pStyle w:val="3"/>
        <w:rPr>
          <w:rFonts w:hint="eastAsia"/>
        </w:rPr>
      </w:pPr>
      <w:r>
        <w:rPr>
          <w:rFonts w:hint="eastAsia"/>
        </w:rPr>
        <w:t>5.3.7</w:t>
      </w:r>
      <w:r>
        <w:rPr>
          <w:rFonts w:hint="eastAsia"/>
        </w:rPr>
        <w:t>发货</w:t>
      </w:r>
    </w:p>
    <w:p w:rsidR="007C6DE3" w:rsidRDefault="007C6DE3" w:rsidP="007C6DE3">
      <w:pPr>
        <w:rPr>
          <w:rFonts w:hint="eastAsia"/>
        </w:rPr>
      </w:pPr>
      <w:r>
        <w:rPr>
          <w:rFonts w:hint="eastAsia"/>
        </w:rPr>
        <w:tab/>
      </w:r>
      <w:r>
        <w:rPr>
          <w:rFonts w:hint="eastAsia"/>
        </w:rPr>
        <w:t>订单按照包裹（销售单）发货，</w:t>
      </w:r>
      <w:r>
        <w:rPr>
          <w:rFonts w:hint="eastAsia"/>
        </w:rPr>
        <w:t>OMS</w:t>
      </w:r>
      <w:r>
        <w:rPr>
          <w:rFonts w:hint="eastAsia"/>
        </w:rPr>
        <w:t>消息通知</w:t>
      </w:r>
      <w:r>
        <w:rPr>
          <w:rFonts w:hint="eastAsia"/>
        </w:rPr>
        <w:t>EDI-SERVER</w:t>
      </w:r>
      <w:r>
        <w:rPr>
          <w:rFonts w:hint="eastAsia"/>
        </w:rPr>
        <w:t>，</w:t>
      </w:r>
      <w:r>
        <w:rPr>
          <w:rFonts w:hint="eastAsia"/>
        </w:rPr>
        <w:t>EDI-SERVER</w:t>
      </w:r>
      <w:r>
        <w:rPr>
          <w:rFonts w:hint="eastAsia"/>
        </w:rPr>
        <w:t>推送给渠道，并更新本地订单状态。</w:t>
      </w:r>
    </w:p>
    <w:p w:rsidR="009246AD" w:rsidRPr="009246AD" w:rsidRDefault="005A7792" w:rsidP="009246AD">
      <w:pPr>
        <w:pStyle w:val="2"/>
        <w:rPr>
          <w:rFonts w:hint="eastAsia"/>
        </w:rPr>
      </w:pPr>
      <w:r>
        <w:rPr>
          <w:rFonts w:hint="eastAsia"/>
        </w:rPr>
        <w:t>5.4</w:t>
      </w:r>
      <w:r>
        <w:rPr>
          <w:rFonts w:hint="eastAsia"/>
        </w:rPr>
        <w:t>日志管理</w:t>
      </w:r>
    </w:p>
    <w:p w:rsidR="00251689" w:rsidRDefault="00251689" w:rsidP="00251689">
      <w:pPr>
        <w:pStyle w:val="2"/>
        <w:rPr>
          <w:rFonts w:hint="eastAsia"/>
        </w:rPr>
      </w:pPr>
      <w:r>
        <w:rPr>
          <w:rFonts w:hint="eastAsia"/>
        </w:rPr>
        <w:t>5.5</w:t>
      </w:r>
      <w:r>
        <w:rPr>
          <w:rFonts w:hint="eastAsia"/>
        </w:rPr>
        <w:t>权限管理</w:t>
      </w:r>
    </w:p>
    <w:p w:rsidR="009246AD" w:rsidRPr="009246AD" w:rsidRDefault="009246AD" w:rsidP="009246AD">
      <w:r>
        <w:rPr>
          <w:rFonts w:hint="eastAsia"/>
        </w:rPr>
        <w:t>同系统框架</w:t>
      </w:r>
    </w:p>
    <w:p w:rsidR="00606984" w:rsidRPr="00606984" w:rsidRDefault="00606984" w:rsidP="00DE7B65">
      <w:pPr>
        <w:pStyle w:val="1"/>
        <w:numPr>
          <w:ilvl w:val="0"/>
          <w:numId w:val="1"/>
        </w:numPr>
        <w:spacing w:line="578" w:lineRule="auto"/>
      </w:pPr>
      <w:r w:rsidRPr="00F530E9">
        <w:rPr>
          <w:rFonts w:hint="eastAsia"/>
        </w:rPr>
        <w:t>注意事项</w:t>
      </w:r>
      <w:bookmarkEnd w:id="6"/>
    </w:p>
    <w:p w:rsidR="007A0BE7" w:rsidRPr="00606984" w:rsidRDefault="007A29E7" w:rsidP="00696F7E">
      <w:r>
        <w:rPr>
          <w:rFonts w:hint="eastAsia"/>
        </w:rPr>
        <w:tab/>
      </w:r>
    </w:p>
    <w:sectPr w:rsidR="007A0BE7" w:rsidRPr="00606984" w:rsidSect="00C91CC1">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4E9B" w:rsidRDefault="00F94E9B">
      <w:r>
        <w:separator/>
      </w:r>
    </w:p>
  </w:endnote>
  <w:endnote w:type="continuationSeparator" w:id="1">
    <w:p w:rsidR="00F94E9B" w:rsidRDefault="00F94E9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4E9B" w:rsidRDefault="00F94E9B">
      <w:r>
        <w:separator/>
      </w:r>
    </w:p>
  </w:footnote>
  <w:footnote w:type="continuationSeparator" w:id="1">
    <w:p w:rsidR="00F94E9B" w:rsidRDefault="00F94E9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CC1" w:rsidRDefault="00A135AE">
    <w:pPr>
      <w:pStyle w:val="a4"/>
    </w:pPr>
    <w:r>
      <w:rPr>
        <w:noProof/>
        <w:sz w:val="32"/>
      </w:rPr>
      <w:drawing>
        <wp:inline distT="0" distB="0" distL="0" distR="0">
          <wp:extent cx="3166110" cy="880110"/>
          <wp:effectExtent l="19050" t="0" r="0" b="0"/>
          <wp:docPr id="2" name="图片 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图片1"/>
                  <pic:cNvPicPr>
                    <a:picLocks noChangeAspect="1" noChangeArrowheads="1"/>
                  </pic:cNvPicPr>
                </pic:nvPicPr>
                <pic:blipFill>
                  <a:blip r:embed="rId1"/>
                  <a:srcRect/>
                  <a:stretch>
                    <a:fillRect/>
                  </a:stretch>
                </pic:blipFill>
                <pic:spPr bwMode="auto">
                  <a:xfrm>
                    <a:off x="0" y="0"/>
                    <a:ext cx="3166110" cy="88011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97CC3"/>
    <w:multiLevelType w:val="hybridMultilevel"/>
    <w:tmpl w:val="2AF0B0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C326927"/>
    <w:multiLevelType w:val="hybridMultilevel"/>
    <w:tmpl w:val="AE1032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C2717A4"/>
    <w:multiLevelType w:val="hybridMultilevel"/>
    <w:tmpl w:val="37760268"/>
    <w:lvl w:ilvl="0" w:tplc="A8766B5C">
      <w:start w:val="1"/>
      <w:numFmt w:val="bullet"/>
      <w:lvlText w:val="•"/>
      <w:lvlJc w:val="left"/>
      <w:pPr>
        <w:tabs>
          <w:tab w:val="num" w:pos="720"/>
        </w:tabs>
        <w:ind w:left="720" w:hanging="360"/>
      </w:pPr>
      <w:rPr>
        <w:rFonts w:ascii="宋体" w:hAnsi="宋体" w:hint="default"/>
      </w:rPr>
    </w:lvl>
    <w:lvl w:ilvl="1" w:tplc="35EE37BE" w:tentative="1">
      <w:start w:val="1"/>
      <w:numFmt w:val="bullet"/>
      <w:lvlText w:val="•"/>
      <w:lvlJc w:val="left"/>
      <w:pPr>
        <w:tabs>
          <w:tab w:val="num" w:pos="1440"/>
        </w:tabs>
        <w:ind w:left="1440" w:hanging="360"/>
      </w:pPr>
      <w:rPr>
        <w:rFonts w:ascii="宋体" w:hAnsi="宋体" w:hint="default"/>
      </w:rPr>
    </w:lvl>
    <w:lvl w:ilvl="2" w:tplc="F154E292" w:tentative="1">
      <w:start w:val="1"/>
      <w:numFmt w:val="bullet"/>
      <w:lvlText w:val="•"/>
      <w:lvlJc w:val="left"/>
      <w:pPr>
        <w:tabs>
          <w:tab w:val="num" w:pos="2160"/>
        </w:tabs>
        <w:ind w:left="2160" w:hanging="360"/>
      </w:pPr>
      <w:rPr>
        <w:rFonts w:ascii="宋体" w:hAnsi="宋体" w:hint="default"/>
      </w:rPr>
    </w:lvl>
    <w:lvl w:ilvl="3" w:tplc="BC0A6E5A" w:tentative="1">
      <w:start w:val="1"/>
      <w:numFmt w:val="bullet"/>
      <w:lvlText w:val="•"/>
      <w:lvlJc w:val="left"/>
      <w:pPr>
        <w:tabs>
          <w:tab w:val="num" w:pos="2880"/>
        </w:tabs>
        <w:ind w:left="2880" w:hanging="360"/>
      </w:pPr>
      <w:rPr>
        <w:rFonts w:ascii="宋体" w:hAnsi="宋体" w:hint="default"/>
      </w:rPr>
    </w:lvl>
    <w:lvl w:ilvl="4" w:tplc="04C8A51C" w:tentative="1">
      <w:start w:val="1"/>
      <w:numFmt w:val="bullet"/>
      <w:lvlText w:val="•"/>
      <w:lvlJc w:val="left"/>
      <w:pPr>
        <w:tabs>
          <w:tab w:val="num" w:pos="3600"/>
        </w:tabs>
        <w:ind w:left="3600" w:hanging="360"/>
      </w:pPr>
      <w:rPr>
        <w:rFonts w:ascii="宋体" w:hAnsi="宋体" w:hint="default"/>
      </w:rPr>
    </w:lvl>
    <w:lvl w:ilvl="5" w:tplc="BE3A6566" w:tentative="1">
      <w:start w:val="1"/>
      <w:numFmt w:val="bullet"/>
      <w:lvlText w:val="•"/>
      <w:lvlJc w:val="left"/>
      <w:pPr>
        <w:tabs>
          <w:tab w:val="num" w:pos="4320"/>
        </w:tabs>
        <w:ind w:left="4320" w:hanging="360"/>
      </w:pPr>
      <w:rPr>
        <w:rFonts w:ascii="宋体" w:hAnsi="宋体" w:hint="default"/>
      </w:rPr>
    </w:lvl>
    <w:lvl w:ilvl="6" w:tplc="819A524C" w:tentative="1">
      <w:start w:val="1"/>
      <w:numFmt w:val="bullet"/>
      <w:lvlText w:val="•"/>
      <w:lvlJc w:val="left"/>
      <w:pPr>
        <w:tabs>
          <w:tab w:val="num" w:pos="5040"/>
        </w:tabs>
        <w:ind w:left="5040" w:hanging="360"/>
      </w:pPr>
      <w:rPr>
        <w:rFonts w:ascii="宋体" w:hAnsi="宋体" w:hint="default"/>
      </w:rPr>
    </w:lvl>
    <w:lvl w:ilvl="7" w:tplc="8188AABC" w:tentative="1">
      <w:start w:val="1"/>
      <w:numFmt w:val="bullet"/>
      <w:lvlText w:val="•"/>
      <w:lvlJc w:val="left"/>
      <w:pPr>
        <w:tabs>
          <w:tab w:val="num" w:pos="5760"/>
        </w:tabs>
        <w:ind w:left="5760" w:hanging="360"/>
      </w:pPr>
      <w:rPr>
        <w:rFonts w:ascii="宋体" w:hAnsi="宋体" w:hint="default"/>
      </w:rPr>
    </w:lvl>
    <w:lvl w:ilvl="8" w:tplc="85BCF990" w:tentative="1">
      <w:start w:val="1"/>
      <w:numFmt w:val="bullet"/>
      <w:lvlText w:val="•"/>
      <w:lvlJc w:val="left"/>
      <w:pPr>
        <w:tabs>
          <w:tab w:val="num" w:pos="6480"/>
        </w:tabs>
        <w:ind w:left="6480" w:hanging="360"/>
      </w:pPr>
      <w:rPr>
        <w:rFonts w:ascii="宋体" w:hAnsi="宋体" w:hint="default"/>
      </w:rPr>
    </w:lvl>
  </w:abstractNum>
  <w:abstractNum w:abstractNumId="3">
    <w:nsid w:val="3BF44539"/>
    <w:multiLevelType w:val="hybridMultilevel"/>
    <w:tmpl w:val="A2A28808"/>
    <w:lvl w:ilvl="0" w:tplc="B3AE8730">
      <w:start w:val="7"/>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F88033A"/>
    <w:multiLevelType w:val="hybridMultilevel"/>
    <w:tmpl w:val="C00AD4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78E59AC"/>
    <w:multiLevelType w:val="hybridMultilevel"/>
    <w:tmpl w:val="92F2E2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49254A8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52A251E8"/>
    <w:multiLevelType w:val="hybridMultilevel"/>
    <w:tmpl w:val="1270D8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6FB08AB"/>
    <w:multiLevelType w:val="hybridMultilevel"/>
    <w:tmpl w:val="78ACFC66"/>
    <w:lvl w:ilvl="0" w:tplc="77C2BE92">
      <w:start w:val="1"/>
      <w:numFmt w:val="bullet"/>
      <w:lvlText w:val="•"/>
      <w:lvlJc w:val="left"/>
      <w:pPr>
        <w:tabs>
          <w:tab w:val="num" w:pos="720"/>
        </w:tabs>
        <w:ind w:left="720" w:hanging="360"/>
      </w:pPr>
      <w:rPr>
        <w:rFonts w:ascii="宋体" w:hAnsi="宋体" w:hint="default"/>
      </w:rPr>
    </w:lvl>
    <w:lvl w:ilvl="1" w:tplc="67F24042" w:tentative="1">
      <w:start w:val="1"/>
      <w:numFmt w:val="bullet"/>
      <w:lvlText w:val="•"/>
      <w:lvlJc w:val="left"/>
      <w:pPr>
        <w:tabs>
          <w:tab w:val="num" w:pos="1440"/>
        </w:tabs>
        <w:ind w:left="1440" w:hanging="360"/>
      </w:pPr>
      <w:rPr>
        <w:rFonts w:ascii="宋体" w:hAnsi="宋体" w:hint="default"/>
      </w:rPr>
    </w:lvl>
    <w:lvl w:ilvl="2" w:tplc="A91AC856" w:tentative="1">
      <w:start w:val="1"/>
      <w:numFmt w:val="bullet"/>
      <w:lvlText w:val="•"/>
      <w:lvlJc w:val="left"/>
      <w:pPr>
        <w:tabs>
          <w:tab w:val="num" w:pos="2160"/>
        </w:tabs>
        <w:ind w:left="2160" w:hanging="360"/>
      </w:pPr>
      <w:rPr>
        <w:rFonts w:ascii="宋体" w:hAnsi="宋体" w:hint="default"/>
      </w:rPr>
    </w:lvl>
    <w:lvl w:ilvl="3" w:tplc="1BE43BD2" w:tentative="1">
      <w:start w:val="1"/>
      <w:numFmt w:val="bullet"/>
      <w:lvlText w:val="•"/>
      <w:lvlJc w:val="left"/>
      <w:pPr>
        <w:tabs>
          <w:tab w:val="num" w:pos="2880"/>
        </w:tabs>
        <w:ind w:left="2880" w:hanging="360"/>
      </w:pPr>
      <w:rPr>
        <w:rFonts w:ascii="宋体" w:hAnsi="宋体" w:hint="default"/>
      </w:rPr>
    </w:lvl>
    <w:lvl w:ilvl="4" w:tplc="3EBC06EC" w:tentative="1">
      <w:start w:val="1"/>
      <w:numFmt w:val="bullet"/>
      <w:lvlText w:val="•"/>
      <w:lvlJc w:val="left"/>
      <w:pPr>
        <w:tabs>
          <w:tab w:val="num" w:pos="3600"/>
        </w:tabs>
        <w:ind w:left="3600" w:hanging="360"/>
      </w:pPr>
      <w:rPr>
        <w:rFonts w:ascii="宋体" w:hAnsi="宋体" w:hint="default"/>
      </w:rPr>
    </w:lvl>
    <w:lvl w:ilvl="5" w:tplc="E86E6F80" w:tentative="1">
      <w:start w:val="1"/>
      <w:numFmt w:val="bullet"/>
      <w:lvlText w:val="•"/>
      <w:lvlJc w:val="left"/>
      <w:pPr>
        <w:tabs>
          <w:tab w:val="num" w:pos="4320"/>
        </w:tabs>
        <w:ind w:left="4320" w:hanging="360"/>
      </w:pPr>
      <w:rPr>
        <w:rFonts w:ascii="宋体" w:hAnsi="宋体" w:hint="default"/>
      </w:rPr>
    </w:lvl>
    <w:lvl w:ilvl="6" w:tplc="253CF07A" w:tentative="1">
      <w:start w:val="1"/>
      <w:numFmt w:val="bullet"/>
      <w:lvlText w:val="•"/>
      <w:lvlJc w:val="left"/>
      <w:pPr>
        <w:tabs>
          <w:tab w:val="num" w:pos="5040"/>
        </w:tabs>
        <w:ind w:left="5040" w:hanging="360"/>
      </w:pPr>
      <w:rPr>
        <w:rFonts w:ascii="宋体" w:hAnsi="宋体" w:hint="default"/>
      </w:rPr>
    </w:lvl>
    <w:lvl w:ilvl="7" w:tplc="230E4646" w:tentative="1">
      <w:start w:val="1"/>
      <w:numFmt w:val="bullet"/>
      <w:lvlText w:val="•"/>
      <w:lvlJc w:val="left"/>
      <w:pPr>
        <w:tabs>
          <w:tab w:val="num" w:pos="5760"/>
        </w:tabs>
        <w:ind w:left="5760" w:hanging="360"/>
      </w:pPr>
      <w:rPr>
        <w:rFonts w:ascii="宋体" w:hAnsi="宋体" w:hint="default"/>
      </w:rPr>
    </w:lvl>
    <w:lvl w:ilvl="8" w:tplc="711CD3DE" w:tentative="1">
      <w:start w:val="1"/>
      <w:numFmt w:val="bullet"/>
      <w:lvlText w:val="•"/>
      <w:lvlJc w:val="left"/>
      <w:pPr>
        <w:tabs>
          <w:tab w:val="num" w:pos="6480"/>
        </w:tabs>
        <w:ind w:left="6480" w:hanging="360"/>
      </w:pPr>
      <w:rPr>
        <w:rFonts w:ascii="宋体" w:hAnsi="宋体" w:hint="default"/>
      </w:rPr>
    </w:lvl>
  </w:abstractNum>
  <w:num w:numId="1">
    <w:abstractNumId w:val="6"/>
  </w:num>
  <w:num w:numId="2">
    <w:abstractNumId w:val="5"/>
  </w:num>
  <w:num w:numId="3">
    <w:abstractNumId w:val="1"/>
  </w:num>
  <w:num w:numId="4">
    <w:abstractNumId w:val="4"/>
  </w:num>
  <w:num w:numId="5">
    <w:abstractNumId w:val="7"/>
  </w:num>
  <w:num w:numId="6">
    <w:abstractNumId w:val="3"/>
  </w:num>
  <w:num w:numId="7">
    <w:abstractNumId w:val="8"/>
  </w:num>
  <w:num w:numId="8">
    <w:abstractNumId w:val="2"/>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33794" fillcolor="#9cbee0" strokecolor="#739cc3">
      <v:fill color="#9cbee0" color2="#bbd5f0" type="gradient">
        <o:fill v:ext="view" type="gradientUnscaled"/>
      </v:fill>
      <v:stroke color="#739cc3" weight="1.25pt"/>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00230A"/>
    <w:rsid w:val="00017B84"/>
    <w:rsid w:val="0002422D"/>
    <w:rsid w:val="00025EC7"/>
    <w:rsid w:val="00035A99"/>
    <w:rsid w:val="000365EE"/>
    <w:rsid w:val="00037BF5"/>
    <w:rsid w:val="00037FEE"/>
    <w:rsid w:val="00054CA6"/>
    <w:rsid w:val="0006245C"/>
    <w:rsid w:val="00063DF7"/>
    <w:rsid w:val="00064B50"/>
    <w:rsid w:val="00070109"/>
    <w:rsid w:val="00070A49"/>
    <w:rsid w:val="000745EF"/>
    <w:rsid w:val="0009431C"/>
    <w:rsid w:val="000C295F"/>
    <w:rsid w:val="000C43BF"/>
    <w:rsid w:val="000C532E"/>
    <w:rsid w:val="000D1C82"/>
    <w:rsid w:val="000D20BF"/>
    <w:rsid w:val="000D2C67"/>
    <w:rsid w:val="000E5B15"/>
    <w:rsid w:val="000F2120"/>
    <w:rsid w:val="000F65CD"/>
    <w:rsid w:val="000F706D"/>
    <w:rsid w:val="00101775"/>
    <w:rsid w:val="001133AD"/>
    <w:rsid w:val="00113AFD"/>
    <w:rsid w:val="00114F47"/>
    <w:rsid w:val="0011530A"/>
    <w:rsid w:val="00116574"/>
    <w:rsid w:val="001176D0"/>
    <w:rsid w:val="00123B8F"/>
    <w:rsid w:val="00125CAA"/>
    <w:rsid w:val="00131267"/>
    <w:rsid w:val="00131F98"/>
    <w:rsid w:val="001322D9"/>
    <w:rsid w:val="00135389"/>
    <w:rsid w:val="001370E9"/>
    <w:rsid w:val="00140655"/>
    <w:rsid w:val="001418CA"/>
    <w:rsid w:val="00143F4C"/>
    <w:rsid w:val="0015076D"/>
    <w:rsid w:val="00153BC6"/>
    <w:rsid w:val="0015585E"/>
    <w:rsid w:val="00161742"/>
    <w:rsid w:val="00163FF2"/>
    <w:rsid w:val="001656B8"/>
    <w:rsid w:val="00165BE2"/>
    <w:rsid w:val="00167459"/>
    <w:rsid w:val="00172A27"/>
    <w:rsid w:val="00173780"/>
    <w:rsid w:val="001765CB"/>
    <w:rsid w:val="00185BDB"/>
    <w:rsid w:val="00187D4A"/>
    <w:rsid w:val="001951B7"/>
    <w:rsid w:val="001A6F2F"/>
    <w:rsid w:val="001B02E6"/>
    <w:rsid w:val="001B5554"/>
    <w:rsid w:val="001E0BE4"/>
    <w:rsid w:val="001E0C27"/>
    <w:rsid w:val="001E237F"/>
    <w:rsid w:val="001E3FB7"/>
    <w:rsid w:val="001F370B"/>
    <w:rsid w:val="00204EC7"/>
    <w:rsid w:val="00205F7E"/>
    <w:rsid w:val="00206547"/>
    <w:rsid w:val="00206E2F"/>
    <w:rsid w:val="00215B44"/>
    <w:rsid w:val="00223FCC"/>
    <w:rsid w:val="00231385"/>
    <w:rsid w:val="00237963"/>
    <w:rsid w:val="00241E25"/>
    <w:rsid w:val="002446B9"/>
    <w:rsid w:val="002506B1"/>
    <w:rsid w:val="00251689"/>
    <w:rsid w:val="002521E3"/>
    <w:rsid w:val="00254BEA"/>
    <w:rsid w:val="002554DE"/>
    <w:rsid w:val="00257400"/>
    <w:rsid w:val="00273794"/>
    <w:rsid w:val="00274669"/>
    <w:rsid w:val="00283DA9"/>
    <w:rsid w:val="0028451A"/>
    <w:rsid w:val="00284B0A"/>
    <w:rsid w:val="002855A1"/>
    <w:rsid w:val="00290D56"/>
    <w:rsid w:val="00291698"/>
    <w:rsid w:val="002A16F4"/>
    <w:rsid w:val="002A2AF2"/>
    <w:rsid w:val="002A31C0"/>
    <w:rsid w:val="002A4FCF"/>
    <w:rsid w:val="002A7BCD"/>
    <w:rsid w:val="002B729F"/>
    <w:rsid w:val="002B7452"/>
    <w:rsid w:val="002D3F44"/>
    <w:rsid w:val="002D5562"/>
    <w:rsid w:val="002F7F50"/>
    <w:rsid w:val="00300585"/>
    <w:rsid w:val="003018C7"/>
    <w:rsid w:val="003038BF"/>
    <w:rsid w:val="00307136"/>
    <w:rsid w:val="00307F58"/>
    <w:rsid w:val="00311FFA"/>
    <w:rsid w:val="00313AC3"/>
    <w:rsid w:val="00314B6B"/>
    <w:rsid w:val="0031626B"/>
    <w:rsid w:val="0031760E"/>
    <w:rsid w:val="0032042C"/>
    <w:rsid w:val="003312AE"/>
    <w:rsid w:val="00333092"/>
    <w:rsid w:val="003332CF"/>
    <w:rsid w:val="00340EB5"/>
    <w:rsid w:val="00341829"/>
    <w:rsid w:val="003458D0"/>
    <w:rsid w:val="003468E8"/>
    <w:rsid w:val="00350E49"/>
    <w:rsid w:val="00360228"/>
    <w:rsid w:val="0036058B"/>
    <w:rsid w:val="00361198"/>
    <w:rsid w:val="003741E8"/>
    <w:rsid w:val="00375E76"/>
    <w:rsid w:val="00382F9F"/>
    <w:rsid w:val="0038469D"/>
    <w:rsid w:val="003846E1"/>
    <w:rsid w:val="00386024"/>
    <w:rsid w:val="003921BE"/>
    <w:rsid w:val="0039279C"/>
    <w:rsid w:val="003A64EF"/>
    <w:rsid w:val="003B1E17"/>
    <w:rsid w:val="003B5B2B"/>
    <w:rsid w:val="003B611C"/>
    <w:rsid w:val="003C53D2"/>
    <w:rsid w:val="003C56D0"/>
    <w:rsid w:val="003D08B7"/>
    <w:rsid w:val="003D4D8C"/>
    <w:rsid w:val="003E0170"/>
    <w:rsid w:val="003E229C"/>
    <w:rsid w:val="003E3CC4"/>
    <w:rsid w:val="003F0D43"/>
    <w:rsid w:val="003F14D1"/>
    <w:rsid w:val="003F51ED"/>
    <w:rsid w:val="003F6F5A"/>
    <w:rsid w:val="00404BDE"/>
    <w:rsid w:val="00415944"/>
    <w:rsid w:val="00430364"/>
    <w:rsid w:val="00437DF4"/>
    <w:rsid w:val="00443B5D"/>
    <w:rsid w:val="00447E4C"/>
    <w:rsid w:val="00451858"/>
    <w:rsid w:val="00451BE4"/>
    <w:rsid w:val="004542ED"/>
    <w:rsid w:val="0045530A"/>
    <w:rsid w:val="004579FE"/>
    <w:rsid w:val="00477594"/>
    <w:rsid w:val="00477E1F"/>
    <w:rsid w:val="00484990"/>
    <w:rsid w:val="004875E1"/>
    <w:rsid w:val="00495623"/>
    <w:rsid w:val="004B0630"/>
    <w:rsid w:val="004B48DC"/>
    <w:rsid w:val="004B6538"/>
    <w:rsid w:val="004C326C"/>
    <w:rsid w:val="004C6B41"/>
    <w:rsid w:val="004D321A"/>
    <w:rsid w:val="004D5E75"/>
    <w:rsid w:val="004E22BD"/>
    <w:rsid w:val="004E4D59"/>
    <w:rsid w:val="004E664A"/>
    <w:rsid w:val="004F128D"/>
    <w:rsid w:val="004F35C8"/>
    <w:rsid w:val="004F3727"/>
    <w:rsid w:val="00501B10"/>
    <w:rsid w:val="0050296C"/>
    <w:rsid w:val="00510C97"/>
    <w:rsid w:val="00510F09"/>
    <w:rsid w:val="005242DD"/>
    <w:rsid w:val="0052468A"/>
    <w:rsid w:val="005340CA"/>
    <w:rsid w:val="005358A8"/>
    <w:rsid w:val="00561EF1"/>
    <w:rsid w:val="005623EF"/>
    <w:rsid w:val="0057103C"/>
    <w:rsid w:val="005718C8"/>
    <w:rsid w:val="00580D12"/>
    <w:rsid w:val="00592374"/>
    <w:rsid w:val="005A09D3"/>
    <w:rsid w:val="005A4C47"/>
    <w:rsid w:val="005A7792"/>
    <w:rsid w:val="005B2B54"/>
    <w:rsid w:val="005C1B2E"/>
    <w:rsid w:val="005C2A02"/>
    <w:rsid w:val="005C5B9E"/>
    <w:rsid w:val="005C65AA"/>
    <w:rsid w:val="005D2BC8"/>
    <w:rsid w:val="005D43BB"/>
    <w:rsid w:val="005D4477"/>
    <w:rsid w:val="005F0355"/>
    <w:rsid w:val="00606602"/>
    <w:rsid w:val="00606984"/>
    <w:rsid w:val="006165EA"/>
    <w:rsid w:val="006205DA"/>
    <w:rsid w:val="006220C2"/>
    <w:rsid w:val="00624107"/>
    <w:rsid w:val="0063144B"/>
    <w:rsid w:val="00631ECD"/>
    <w:rsid w:val="00634DBC"/>
    <w:rsid w:val="00640576"/>
    <w:rsid w:val="00654AEF"/>
    <w:rsid w:val="006579D4"/>
    <w:rsid w:val="0066674B"/>
    <w:rsid w:val="006735B1"/>
    <w:rsid w:val="00674C41"/>
    <w:rsid w:val="00675CC0"/>
    <w:rsid w:val="00676BAA"/>
    <w:rsid w:val="00676C34"/>
    <w:rsid w:val="00680D23"/>
    <w:rsid w:val="006813AD"/>
    <w:rsid w:val="00693F49"/>
    <w:rsid w:val="00694F39"/>
    <w:rsid w:val="00696F7E"/>
    <w:rsid w:val="006A1F46"/>
    <w:rsid w:val="006B08B3"/>
    <w:rsid w:val="006B1631"/>
    <w:rsid w:val="006B7D2E"/>
    <w:rsid w:val="006B7F10"/>
    <w:rsid w:val="006C610F"/>
    <w:rsid w:val="006D22BF"/>
    <w:rsid w:val="006D4089"/>
    <w:rsid w:val="006D5FF6"/>
    <w:rsid w:val="006D60FC"/>
    <w:rsid w:val="006D7C6A"/>
    <w:rsid w:val="006E710A"/>
    <w:rsid w:val="006F2016"/>
    <w:rsid w:val="006F2215"/>
    <w:rsid w:val="006F304F"/>
    <w:rsid w:val="006F7C72"/>
    <w:rsid w:val="007012DC"/>
    <w:rsid w:val="00702561"/>
    <w:rsid w:val="0071529E"/>
    <w:rsid w:val="0071556C"/>
    <w:rsid w:val="007375E0"/>
    <w:rsid w:val="007540FA"/>
    <w:rsid w:val="00754C30"/>
    <w:rsid w:val="00762BB7"/>
    <w:rsid w:val="00762D82"/>
    <w:rsid w:val="00763395"/>
    <w:rsid w:val="00767119"/>
    <w:rsid w:val="0077042C"/>
    <w:rsid w:val="00774CBD"/>
    <w:rsid w:val="007777F8"/>
    <w:rsid w:val="007851F8"/>
    <w:rsid w:val="0079737D"/>
    <w:rsid w:val="007A0BE7"/>
    <w:rsid w:val="007A1685"/>
    <w:rsid w:val="007A29E7"/>
    <w:rsid w:val="007A4E8D"/>
    <w:rsid w:val="007B1BAF"/>
    <w:rsid w:val="007B3FD3"/>
    <w:rsid w:val="007B4BFD"/>
    <w:rsid w:val="007C6DE3"/>
    <w:rsid w:val="007D12F1"/>
    <w:rsid w:val="007D1C21"/>
    <w:rsid w:val="007D4FBB"/>
    <w:rsid w:val="007D6949"/>
    <w:rsid w:val="007E29E0"/>
    <w:rsid w:val="007E6072"/>
    <w:rsid w:val="00800B6D"/>
    <w:rsid w:val="00804AF7"/>
    <w:rsid w:val="0081060E"/>
    <w:rsid w:val="008114AB"/>
    <w:rsid w:val="00826D4D"/>
    <w:rsid w:val="00830886"/>
    <w:rsid w:val="00831246"/>
    <w:rsid w:val="00842085"/>
    <w:rsid w:val="00844099"/>
    <w:rsid w:val="00846DA8"/>
    <w:rsid w:val="00851297"/>
    <w:rsid w:val="008546F3"/>
    <w:rsid w:val="008553E8"/>
    <w:rsid w:val="00855474"/>
    <w:rsid w:val="008572B8"/>
    <w:rsid w:val="00857807"/>
    <w:rsid w:val="00860733"/>
    <w:rsid w:val="00863B33"/>
    <w:rsid w:val="00864D13"/>
    <w:rsid w:val="008670A0"/>
    <w:rsid w:val="00871F8E"/>
    <w:rsid w:val="00875F1A"/>
    <w:rsid w:val="008869B0"/>
    <w:rsid w:val="00893C1E"/>
    <w:rsid w:val="008A3E1F"/>
    <w:rsid w:val="008A4681"/>
    <w:rsid w:val="008A6F32"/>
    <w:rsid w:val="008B4138"/>
    <w:rsid w:val="008B7C01"/>
    <w:rsid w:val="008C1D5D"/>
    <w:rsid w:val="008C4913"/>
    <w:rsid w:val="008C677A"/>
    <w:rsid w:val="008D296E"/>
    <w:rsid w:val="008E22BB"/>
    <w:rsid w:val="008F194D"/>
    <w:rsid w:val="008F4BFE"/>
    <w:rsid w:val="00900A45"/>
    <w:rsid w:val="00902EF1"/>
    <w:rsid w:val="00904037"/>
    <w:rsid w:val="00912BF3"/>
    <w:rsid w:val="0091370F"/>
    <w:rsid w:val="00913BA0"/>
    <w:rsid w:val="0091400F"/>
    <w:rsid w:val="009206C7"/>
    <w:rsid w:val="009222D3"/>
    <w:rsid w:val="00922DC2"/>
    <w:rsid w:val="00924692"/>
    <w:rsid w:val="009246AD"/>
    <w:rsid w:val="00925D00"/>
    <w:rsid w:val="00927141"/>
    <w:rsid w:val="00931193"/>
    <w:rsid w:val="00932202"/>
    <w:rsid w:val="00932940"/>
    <w:rsid w:val="00936EFD"/>
    <w:rsid w:val="00944C2D"/>
    <w:rsid w:val="00953024"/>
    <w:rsid w:val="00956F78"/>
    <w:rsid w:val="0096016A"/>
    <w:rsid w:val="00960265"/>
    <w:rsid w:val="00977A40"/>
    <w:rsid w:val="00980C62"/>
    <w:rsid w:val="009826A6"/>
    <w:rsid w:val="00986128"/>
    <w:rsid w:val="00986860"/>
    <w:rsid w:val="00986A63"/>
    <w:rsid w:val="00991E0C"/>
    <w:rsid w:val="00993F68"/>
    <w:rsid w:val="009A1901"/>
    <w:rsid w:val="009B2A15"/>
    <w:rsid w:val="009B3263"/>
    <w:rsid w:val="009C034D"/>
    <w:rsid w:val="009C21C6"/>
    <w:rsid w:val="009C3C74"/>
    <w:rsid w:val="009C4AC7"/>
    <w:rsid w:val="009C79B4"/>
    <w:rsid w:val="009C7E63"/>
    <w:rsid w:val="009D4FE8"/>
    <w:rsid w:val="009E3214"/>
    <w:rsid w:val="009E4FD1"/>
    <w:rsid w:val="009E6526"/>
    <w:rsid w:val="009F386F"/>
    <w:rsid w:val="009F46AF"/>
    <w:rsid w:val="009F5FBE"/>
    <w:rsid w:val="009F7181"/>
    <w:rsid w:val="009F7B1F"/>
    <w:rsid w:val="00A135AE"/>
    <w:rsid w:val="00A31DC0"/>
    <w:rsid w:val="00A356B6"/>
    <w:rsid w:val="00A376A3"/>
    <w:rsid w:val="00A378F8"/>
    <w:rsid w:val="00A423A9"/>
    <w:rsid w:val="00A43ACA"/>
    <w:rsid w:val="00A5436A"/>
    <w:rsid w:val="00A54DAD"/>
    <w:rsid w:val="00A62D1A"/>
    <w:rsid w:val="00A64443"/>
    <w:rsid w:val="00A64B26"/>
    <w:rsid w:val="00A6562E"/>
    <w:rsid w:val="00A74AA9"/>
    <w:rsid w:val="00A7623C"/>
    <w:rsid w:val="00A81305"/>
    <w:rsid w:val="00A8424C"/>
    <w:rsid w:val="00A90658"/>
    <w:rsid w:val="00A92FDF"/>
    <w:rsid w:val="00A97991"/>
    <w:rsid w:val="00AA2BBD"/>
    <w:rsid w:val="00AC040E"/>
    <w:rsid w:val="00AC42F4"/>
    <w:rsid w:val="00AC54E6"/>
    <w:rsid w:val="00AC5B25"/>
    <w:rsid w:val="00AC77D8"/>
    <w:rsid w:val="00AD056F"/>
    <w:rsid w:val="00AD0DE0"/>
    <w:rsid w:val="00AD4FFD"/>
    <w:rsid w:val="00AD79A7"/>
    <w:rsid w:val="00AE1384"/>
    <w:rsid w:val="00AE32E8"/>
    <w:rsid w:val="00AF0523"/>
    <w:rsid w:val="00AF2234"/>
    <w:rsid w:val="00AF5F04"/>
    <w:rsid w:val="00AF72FC"/>
    <w:rsid w:val="00B01B96"/>
    <w:rsid w:val="00B028ED"/>
    <w:rsid w:val="00B11989"/>
    <w:rsid w:val="00B12780"/>
    <w:rsid w:val="00B12B5B"/>
    <w:rsid w:val="00B2173B"/>
    <w:rsid w:val="00B22891"/>
    <w:rsid w:val="00B31CDB"/>
    <w:rsid w:val="00B33712"/>
    <w:rsid w:val="00B36FF1"/>
    <w:rsid w:val="00B4073D"/>
    <w:rsid w:val="00B5171A"/>
    <w:rsid w:val="00B54CC4"/>
    <w:rsid w:val="00B560AE"/>
    <w:rsid w:val="00B56B41"/>
    <w:rsid w:val="00B57A3A"/>
    <w:rsid w:val="00B64C81"/>
    <w:rsid w:val="00B73537"/>
    <w:rsid w:val="00B737CA"/>
    <w:rsid w:val="00B757F0"/>
    <w:rsid w:val="00B80391"/>
    <w:rsid w:val="00B8736A"/>
    <w:rsid w:val="00B95488"/>
    <w:rsid w:val="00BB5BD1"/>
    <w:rsid w:val="00BC4D98"/>
    <w:rsid w:val="00BD7CB0"/>
    <w:rsid w:val="00BD7F7C"/>
    <w:rsid w:val="00BE0516"/>
    <w:rsid w:val="00BE22B2"/>
    <w:rsid w:val="00BF09EF"/>
    <w:rsid w:val="00C00D00"/>
    <w:rsid w:val="00C01812"/>
    <w:rsid w:val="00C0220B"/>
    <w:rsid w:val="00C123DE"/>
    <w:rsid w:val="00C12FCE"/>
    <w:rsid w:val="00C22CFE"/>
    <w:rsid w:val="00C3067A"/>
    <w:rsid w:val="00C32C6A"/>
    <w:rsid w:val="00C33459"/>
    <w:rsid w:val="00C3775B"/>
    <w:rsid w:val="00C426C8"/>
    <w:rsid w:val="00C45B16"/>
    <w:rsid w:val="00C477E3"/>
    <w:rsid w:val="00C50479"/>
    <w:rsid w:val="00C51496"/>
    <w:rsid w:val="00C67792"/>
    <w:rsid w:val="00C6790A"/>
    <w:rsid w:val="00C80123"/>
    <w:rsid w:val="00C8087D"/>
    <w:rsid w:val="00C8150A"/>
    <w:rsid w:val="00C81C2A"/>
    <w:rsid w:val="00C91C41"/>
    <w:rsid w:val="00C91CC1"/>
    <w:rsid w:val="00CA65B9"/>
    <w:rsid w:val="00CB634A"/>
    <w:rsid w:val="00CC531A"/>
    <w:rsid w:val="00CC638A"/>
    <w:rsid w:val="00CD408C"/>
    <w:rsid w:val="00CD7FB4"/>
    <w:rsid w:val="00CF1FEE"/>
    <w:rsid w:val="00CF4F71"/>
    <w:rsid w:val="00D003FA"/>
    <w:rsid w:val="00D03465"/>
    <w:rsid w:val="00D05A8E"/>
    <w:rsid w:val="00D17DF2"/>
    <w:rsid w:val="00D348B8"/>
    <w:rsid w:val="00D35DAD"/>
    <w:rsid w:val="00D40235"/>
    <w:rsid w:val="00D47C34"/>
    <w:rsid w:val="00D53947"/>
    <w:rsid w:val="00D6424E"/>
    <w:rsid w:val="00D764DA"/>
    <w:rsid w:val="00D81076"/>
    <w:rsid w:val="00D81C10"/>
    <w:rsid w:val="00D82704"/>
    <w:rsid w:val="00D8274D"/>
    <w:rsid w:val="00DA5A3D"/>
    <w:rsid w:val="00DA5D28"/>
    <w:rsid w:val="00DA7C28"/>
    <w:rsid w:val="00DB3B4D"/>
    <w:rsid w:val="00DB732C"/>
    <w:rsid w:val="00DC104A"/>
    <w:rsid w:val="00DC5316"/>
    <w:rsid w:val="00DE0863"/>
    <w:rsid w:val="00DE184F"/>
    <w:rsid w:val="00DE7B65"/>
    <w:rsid w:val="00DF0784"/>
    <w:rsid w:val="00DF29D7"/>
    <w:rsid w:val="00DF2A07"/>
    <w:rsid w:val="00DF2E52"/>
    <w:rsid w:val="00E07ADC"/>
    <w:rsid w:val="00E10904"/>
    <w:rsid w:val="00E12DEC"/>
    <w:rsid w:val="00E20FDF"/>
    <w:rsid w:val="00E21393"/>
    <w:rsid w:val="00E2266D"/>
    <w:rsid w:val="00E22BC7"/>
    <w:rsid w:val="00E254C2"/>
    <w:rsid w:val="00E26A0E"/>
    <w:rsid w:val="00E33B70"/>
    <w:rsid w:val="00E409FB"/>
    <w:rsid w:val="00E45225"/>
    <w:rsid w:val="00E75182"/>
    <w:rsid w:val="00E87CF1"/>
    <w:rsid w:val="00E90B75"/>
    <w:rsid w:val="00E92FC1"/>
    <w:rsid w:val="00E9392A"/>
    <w:rsid w:val="00E944D9"/>
    <w:rsid w:val="00E95FBA"/>
    <w:rsid w:val="00EB3773"/>
    <w:rsid w:val="00EB48E2"/>
    <w:rsid w:val="00EC10EE"/>
    <w:rsid w:val="00EC3C14"/>
    <w:rsid w:val="00EC4F03"/>
    <w:rsid w:val="00EC54E4"/>
    <w:rsid w:val="00EF697D"/>
    <w:rsid w:val="00F0304A"/>
    <w:rsid w:val="00F065DA"/>
    <w:rsid w:val="00F107CF"/>
    <w:rsid w:val="00F1182E"/>
    <w:rsid w:val="00F1356E"/>
    <w:rsid w:val="00F27BA4"/>
    <w:rsid w:val="00F305E8"/>
    <w:rsid w:val="00F3249A"/>
    <w:rsid w:val="00F41C2C"/>
    <w:rsid w:val="00F43BE7"/>
    <w:rsid w:val="00F4478B"/>
    <w:rsid w:val="00F45372"/>
    <w:rsid w:val="00F53F45"/>
    <w:rsid w:val="00F56BB4"/>
    <w:rsid w:val="00F658D6"/>
    <w:rsid w:val="00F66576"/>
    <w:rsid w:val="00F67666"/>
    <w:rsid w:val="00F72B5D"/>
    <w:rsid w:val="00F768F5"/>
    <w:rsid w:val="00F83B62"/>
    <w:rsid w:val="00F841C1"/>
    <w:rsid w:val="00F947E4"/>
    <w:rsid w:val="00F94E9B"/>
    <w:rsid w:val="00FA08BE"/>
    <w:rsid w:val="00FA47AA"/>
    <w:rsid w:val="00FB0CC2"/>
    <w:rsid w:val="00FB2229"/>
    <w:rsid w:val="00FB6482"/>
    <w:rsid w:val="00FC4BBB"/>
    <w:rsid w:val="00FC6580"/>
    <w:rsid w:val="00FC7315"/>
    <w:rsid w:val="00FD79DD"/>
    <w:rsid w:val="00FE2094"/>
    <w:rsid w:val="00FE24C5"/>
    <w:rsid w:val="00FE737A"/>
    <w:rsid w:val="00FF21EF"/>
    <w:rsid w:val="00FF548B"/>
    <w:rsid w:val="017D1AFD"/>
    <w:rsid w:val="074E7D0A"/>
    <w:rsid w:val="11146D91"/>
    <w:rsid w:val="1FE55560"/>
    <w:rsid w:val="21924322"/>
    <w:rsid w:val="235D2694"/>
    <w:rsid w:val="23A00E0B"/>
    <w:rsid w:val="2CAD3CDB"/>
    <w:rsid w:val="3BB62604"/>
    <w:rsid w:val="45C60805"/>
    <w:rsid w:val="49FF2174"/>
    <w:rsid w:val="4D8824D8"/>
    <w:rsid w:val="518D1E9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3794"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unhideWhenUsed="0"/>
    <w:lsdException w:name="footer" w:semiHidden="0" w:uiPriority="0" w:unhideWhenUsed="0"/>
    <w:lsdException w:name="caption" w:uiPriority="35" w:qFormat="1"/>
    <w:lsdException w:name="page number" w:semiHidden="0"/>
    <w:lsdException w:name="Title" w:semiHidden="0" w:uiPriority="10" w:unhideWhenUsed="0" w:qFormat="1"/>
    <w:lsdException w:name="Default Paragraph Font" w:semiHidden="0" w:uiPriority="0" w:unhideWhenUsed="0"/>
    <w:lsdException w:name="Body Text Indent" w:semiHidden="0"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lsdException w:name="Table Grid" w:uiPriority="59"/>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1CC1"/>
    <w:pPr>
      <w:widowControl w:val="0"/>
      <w:jc w:val="both"/>
    </w:pPr>
    <w:rPr>
      <w:kern w:val="2"/>
      <w:sz w:val="21"/>
      <w:szCs w:val="24"/>
    </w:rPr>
  </w:style>
  <w:style w:type="paragraph" w:styleId="1">
    <w:name w:val="heading 1"/>
    <w:basedOn w:val="a"/>
    <w:next w:val="a"/>
    <w:uiPriority w:val="9"/>
    <w:qFormat/>
    <w:rsid w:val="00C91CC1"/>
    <w:pPr>
      <w:keepNext/>
      <w:keepLines/>
      <w:spacing w:before="340" w:after="330" w:line="576" w:lineRule="auto"/>
      <w:outlineLvl w:val="0"/>
    </w:pPr>
    <w:rPr>
      <w:b/>
      <w:kern w:val="44"/>
      <w:sz w:val="44"/>
    </w:rPr>
  </w:style>
  <w:style w:type="paragraph" w:styleId="2">
    <w:name w:val="heading 2"/>
    <w:basedOn w:val="a"/>
    <w:next w:val="a"/>
    <w:link w:val="2Char"/>
    <w:uiPriority w:val="9"/>
    <w:unhideWhenUsed/>
    <w:qFormat/>
    <w:rsid w:val="00A135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C7E6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C7E6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uiPriority w:val="99"/>
    <w:unhideWhenUsed/>
    <w:rsid w:val="00C91CC1"/>
  </w:style>
  <w:style w:type="paragraph" w:styleId="a4">
    <w:name w:val="header"/>
    <w:basedOn w:val="a"/>
    <w:rsid w:val="00C91CC1"/>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Body Text Indent"/>
    <w:basedOn w:val="a"/>
    <w:link w:val="Char"/>
    <w:unhideWhenUsed/>
    <w:rsid w:val="00C91CC1"/>
    <w:pPr>
      <w:ind w:firstLineChars="171" w:firstLine="359"/>
    </w:pPr>
  </w:style>
  <w:style w:type="paragraph" w:styleId="a6">
    <w:name w:val="footer"/>
    <w:basedOn w:val="a"/>
    <w:rsid w:val="00C91CC1"/>
    <w:pPr>
      <w:tabs>
        <w:tab w:val="center" w:pos="4153"/>
        <w:tab w:val="right" w:pos="8306"/>
      </w:tabs>
      <w:snapToGrid w:val="0"/>
      <w:jc w:val="left"/>
    </w:pPr>
    <w:rPr>
      <w:sz w:val="18"/>
    </w:rPr>
  </w:style>
  <w:style w:type="paragraph" w:customStyle="1" w:styleId="TOC1">
    <w:name w:val="TOC 标题1"/>
    <w:next w:val="a"/>
    <w:uiPriority w:val="39"/>
    <w:qFormat/>
    <w:rsid w:val="00C91CC1"/>
    <w:pPr>
      <w:spacing w:before="480" w:line="276" w:lineRule="auto"/>
    </w:pPr>
    <w:rPr>
      <w:rFonts w:ascii="Cambria" w:hAnsi="Cambria"/>
      <w:color w:val="365F91"/>
      <w:sz w:val="28"/>
      <w:szCs w:val="28"/>
    </w:rPr>
  </w:style>
  <w:style w:type="character" w:customStyle="1" w:styleId="2Char">
    <w:name w:val="标题 2 Char"/>
    <w:basedOn w:val="a0"/>
    <w:link w:val="2"/>
    <w:uiPriority w:val="9"/>
    <w:rsid w:val="00A135AE"/>
    <w:rPr>
      <w:rFonts w:asciiTheme="majorHAnsi" w:eastAsiaTheme="majorEastAsia" w:hAnsiTheme="majorHAnsi" w:cstheme="majorBidi"/>
      <w:b/>
      <w:bCs/>
      <w:kern w:val="2"/>
      <w:sz w:val="32"/>
      <w:szCs w:val="32"/>
    </w:rPr>
  </w:style>
  <w:style w:type="character" w:customStyle="1" w:styleId="Char">
    <w:name w:val="正文文本缩进 Char"/>
    <w:basedOn w:val="a0"/>
    <w:link w:val="a5"/>
    <w:rsid w:val="00A135AE"/>
    <w:rPr>
      <w:kern w:val="2"/>
      <w:sz w:val="21"/>
      <w:szCs w:val="24"/>
    </w:rPr>
  </w:style>
  <w:style w:type="paragraph" w:styleId="a7">
    <w:name w:val="Balloon Text"/>
    <w:basedOn w:val="a"/>
    <w:link w:val="Char0"/>
    <w:uiPriority w:val="99"/>
    <w:semiHidden/>
    <w:unhideWhenUsed/>
    <w:rsid w:val="00A135AE"/>
    <w:rPr>
      <w:sz w:val="18"/>
      <w:szCs w:val="18"/>
    </w:rPr>
  </w:style>
  <w:style w:type="character" w:customStyle="1" w:styleId="Char0">
    <w:name w:val="批注框文本 Char"/>
    <w:basedOn w:val="a0"/>
    <w:link w:val="a7"/>
    <w:uiPriority w:val="99"/>
    <w:semiHidden/>
    <w:rsid w:val="00A135AE"/>
    <w:rPr>
      <w:kern w:val="2"/>
      <w:sz w:val="18"/>
      <w:szCs w:val="18"/>
    </w:rPr>
  </w:style>
  <w:style w:type="paragraph" w:styleId="a8">
    <w:name w:val="List Paragraph"/>
    <w:basedOn w:val="a"/>
    <w:uiPriority w:val="34"/>
    <w:qFormat/>
    <w:rsid w:val="009F386F"/>
    <w:pPr>
      <w:ind w:firstLineChars="200" w:firstLine="420"/>
    </w:pPr>
  </w:style>
  <w:style w:type="table" w:styleId="a9">
    <w:name w:val="Table Grid"/>
    <w:basedOn w:val="a1"/>
    <w:uiPriority w:val="59"/>
    <w:unhideWhenUsed/>
    <w:rsid w:val="0057103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3Char">
    <w:name w:val="标题 3 Char"/>
    <w:basedOn w:val="a0"/>
    <w:link w:val="3"/>
    <w:uiPriority w:val="9"/>
    <w:rsid w:val="009C7E63"/>
    <w:rPr>
      <w:b/>
      <w:bCs/>
      <w:kern w:val="2"/>
      <w:sz w:val="32"/>
      <w:szCs w:val="32"/>
    </w:rPr>
  </w:style>
  <w:style w:type="paragraph" w:styleId="aa">
    <w:name w:val="Document Map"/>
    <w:basedOn w:val="a"/>
    <w:link w:val="Char1"/>
    <w:uiPriority w:val="99"/>
    <w:semiHidden/>
    <w:unhideWhenUsed/>
    <w:rsid w:val="009C7E63"/>
    <w:rPr>
      <w:rFonts w:ascii="宋体"/>
      <w:sz w:val="18"/>
      <w:szCs w:val="18"/>
    </w:rPr>
  </w:style>
  <w:style w:type="character" w:customStyle="1" w:styleId="Char1">
    <w:name w:val="文档结构图 Char"/>
    <w:basedOn w:val="a0"/>
    <w:link w:val="aa"/>
    <w:uiPriority w:val="99"/>
    <w:semiHidden/>
    <w:rsid w:val="009C7E63"/>
    <w:rPr>
      <w:rFonts w:ascii="宋体"/>
      <w:kern w:val="2"/>
      <w:sz w:val="18"/>
      <w:szCs w:val="18"/>
    </w:rPr>
  </w:style>
  <w:style w:type="character" w:customStyle="1" w:styleId="4Char">
    <w:name w:val="标题 4 Char"/>
    <w:basedOn w:val="a0"/>
    <w:link w:val="4"/>
    <w:uiPriority w:val="9"/>
    <w:rsid w:val="009C7E63"/>
    <w:rPr>
      <w:rFonts w:asciiTheme="majorHAnsi" w:eastAsiaTheme="majorEastAsia" w:hAnsiTheme="majorHAnsi" w:cstheme="majorBidi"/>
      <w:b/>
      <w:bCs/>
      <w:kern w:val="2"/>
      <w:sz w:val="28"/>
      <w:szCs w:val="28"/>
    </w:rPr>
  </w:style>
  <w:style w:type="character" w:styleId="ab">
    <w:name w:val="Hyperlink"/>
    <w:uiPriority w:val="99"/>
    <w:unhideWhenUsed/>
    <w:rsid w:val="008C677A"/>
    <w:rPr>
      <w:color w:val="0000FF"/>
      <w:u w:val="single"/>
    </w:rPr>
  </w:style>
  <w:style w:type="paragraph" w:customStyle="1" w:styleId="Default">
    <w:name w:val="Default"/>
    <w:rsid w:val="008C677A"/>
    <w:pPr>
      <w:widowControl w:val="0"/>
      <w:autoSpaceDE w:val="0"/>
      <w:autoSpaceDN w:val="0"/>
      <w:adjustRightInd w:val="0"/>
    </w:pPr>
    <w:rPr>
      <w:rFonts w:ascii="宋体" w:hAnsiTheme="minorHAnsi" w:cs="宋体"/>
      <w:color w:val="000000"/>
      <w:sz w:val="24"/>
      <w:szCs w:val="24"/>
    </w:rPr>
  </w:style>
  <w:style w:type="paragraph" w:styleId="ac">
    <w:name w:val="Date"/>
    <w:basedOn w:val="a"/>
    <w:next w:val="a"/>
    <w:link w:val="Char2"/>
    <w:uiPriority w:val="99"/>
    <w:semiHidden/>
    <w:unhideWhenUsed/>
    <w:rsid w:val="007D12F1"/>
    <w:pPr>
      <w:ind w:leftChars="2500" w:left="100"/>
    </w:pPr>
  </w:style>
  <w:style w:type="character" w:customStyle="1" w:styleId="Char2">
    <w:name w:val="日期 Char"/>
    <w:basedOn w:val="a0"/>
    <w:link w:val="ac"/>
    <w:uiPriority w:val="99"/>
    <w:semiHidden/>
    <w:rsid w:val="007D12F1"/>
    <w:rPr>
      <w:kern w:val="2"/>
      <w:sz w:val="21"/>
      <w:szCs w:val="24"/>
    </w:rPr>
  </w:style>
  <w:style w:type="character" w:customStyle="1" w:styleId="php-punctuation">
    <w:name w:val="php-punctuation"/>
    <w:basedOn w:val="a0"/>
    <w:rsid w:val="00696F7E"/>
    <w:rPr>
      <w:color w:val="0000FF"/>
    </w:rPr>
  </w:style>
  <w:style w:type="character" w:customStyle="1" w:styleId="php-keyword">
    <w:name w:val="php-keyword"/>
    <w:basedOn w:val="a0"/>
    <w:rsid w:val="00696F7E"/>
    <w:rPr>
      <w:b/>
      <w:bCs/>
      <w:color w:val="770088"/>
    </w:rPr>
  </w:style>
  <w:style w:type="character" w:customStyle="1" w:styleId="php-operator">
    <w:name w:val="php-operator"/>
    <w:basedOn w:val="a0"/>
    <w:rsid w:val="00696F7E"/>
    <w:rPr>
      <w:color w:val="0000FF"/>
    </w:rPr>
  </w:style>
  <w:style w:type="character" w:customStyle="1" w:styleId="php-reserved-language-construct">
    <w:name w:val="php-reserved-language-construct"/>
    <w:basedOn w:val="a0"/>
    <w:rsid w:val="00696F7E"/>
    <w:rPr>
      <w:b/>
      <w:bCs/>
      <w:color w:val="008000"/>
    </w:rPr>
  </w:style>
  <w:style w:type="character" w:customStyle="1" w:styleId="php-predefined-function">
    <w:name w:val="php-predefined-function"/>
    <w:basedOn w:val="a0"/>
    <w:rsid w:val="00696F7E"/>
    <w:rPr>
      <w:color w:val="008000"/>
    </w:rPr>
  </w:style>
  <w:style w:type="character" w:customStyle="1" w:styleId="php-tstring">
    <w:name w:val="php-t_string"/>
    <w:basedOn w:val="a0"/>
    <w:rsid w:val="00696F7E"/>
    <w:rPr>
      <w:color w:val="000000"/>
    </w:rPr>
  </w:style>
  <w:style w:type="character" w:customStyle="1" w:styleId="php-variable">
    <w:name w:val="php-variable"/>
    <w:basedOn w:val="a0"/>
    <w:rsid w:val="00696F7E"/>
    <w:rPr>
      <w:b/>
      <w:bCs/>
      <w:color w:val="000000"/>
    </w:rPr>
  </w:style>
  <w:style w:type="character" w:customStyle="1" w:styleId="php-string-single-quoted">
    <w:name w:val="php-string-single-quoted"/>
    <w:basedOn w:val="a0"/>
    <w:rsid w:val="00696F7E"/>
    <w:rPr>
      <w:color w:val="AA2222"/>
    </w:rPr>
  </w:style>
  <w:style w:type="character" w:customStyle="1" w:styleId="php-comment">
    <w:name w:val="php-comment"/>
    <w:basedOn w:val="a0"/>
    <w:rsid w:val="00696F7E"/>
    <w:rPr>
      <w:color w:val="AA7700"/>
    </w:rPr>
  </w:style>
  <w:style w:type="character" w:styleId="ad">
    <w:name w:val="Subtle Emphasis"/>
    <w:basedOn w:val="a0"/>
    <w:uiPriority w:val="19"/>
    <w:qFormat/>
    <w:rsid w:val="002A2AF2"/>
    <w:rPr>
      <w:i/>
      <w:iCs/>
      <w:color w:val="808080" w:themeColor="text1" w:themeTint="7F"/>
    </w:rPr>
  </w:style>
  <w:style w:type="character" w:customStyle="1" w:styleId="apple-converted-space">
    <w:name w:val="apple-converted-space"/>
    <w:basedOn w:val="a0"/>
    <w:rsid w:val="006E710A"/>
  </w:style>
</w:styles>
</file>

<file path=word/webSettings.xml><?xml version="1.0" encoding="utf-8"?>
<w:webSettings xmlns:r="http://schemas.openxmlformats.org/officeDocument/2006/relationships" xmlns:w="http://schemas.openxmlformats.org/wordprocessingml/2006/main">
  <w:divs>
    <w:div w:id="220529350">
      <w:bodyDiv w:val="1"/>
      <w:marLeft w:val="0"/>
      <w:marRight w:val="0"/>
      <w:marTop w:val="0"/>
      <w:marBottom w:val="0"/>
      <w:divBdr>
        <w:top w:val="none" w:sz="0" w:space="0" w:color="auto"/>
        <w:left w:val="none" w:sz="0" w:space="0" w:color="auto"/>
        <w:bottom w:val="none" w:sz="0" w:space="0" w:color="auto"/>
        <w:right w:val="none" w:sz="0" w:space="0" w:color="auto"/>
      </w:divBdr>
      <w:divsChild>
        <w:div w:id="1495535416">
          <w:marLeft w:val="547"/>
          <w:marRight w:val="0"/>
          <w:marTop w:val="0"/>
          <w:marBottom w:val="0"/>
          <w:divBdr>
            <w:top w:val="none" w:sz="0" w:space="0" w:color="auto"/>
            <w:left w:val="none" w:sz="0" w:space="0" w:color="auto"/>
            <w:bottom w:val="none" w:sz="0" w:space="0" w:color="auto"/>
            <w:right w:val="none" w:sz="0" w:space="0" w:color="auto"/>
          </w:divBdr>
        </w:div>
        <w:div w:id="1381897274">
          <w:marLeft w:val="547"/>
          <w:marRight w:val="0"/>
          <w:marTop w:val="0"/>
          <w:marBottom w:val="0"/>
          <w:divBdr>
            <w:top w:val="none" w:sz="0" w:space="0" w:color="auto"/>
            <w:left w:val="none" w:sz="0" w:space="0" w:color="auto"/>
            <w:bottom w:val="none" w:sz="0" w:space="0" w:color="auto"/>
            <w:right w:val="none" w:sz="0" w:space="0" w:color="auto"/>
          </w:divBdr>
        </w:div>
      </w:divsChild>
    </w:div>
    <w:div w:id="656304899">
      <w:bodyDiv w:val="1"/>
      <w:marLeft w:val="0"/>
      <w:marRight w:val="0"/>
      <w:marTop w:val="0"/>
      <w:marBottom w:val="0"/>
      <w:divBdr>
        <w:top w:val="none" w:sz="0" w:space="0" w:color="auto"/>
        <w:left w:val="none" w:sz="0" w:space="0" w:color="auto"/>
        <w:bottom w:val="none" w:sz="0" w:space="0" w:color="auto"/>
        <w:right w:val="none" w:sz="0" w:space="0" w:color="auto"/>
      </w:divBdr>
      <w:divsChild>
        <w:div w:id="1567256254">
          <w:marLeft w:val="547"/>
          <w:marRight w:val="0"/>
          <w:marTop w:val="0"/>
          <w:marBottom w:val="0"/>
          <w:divBdr>
            <w:top w:val="none" w:sz="0" w:space="0" w:color="auto"/>
            <w:left w:val="none" w:sz="0" w:space="0" w:color="auto"/>
            <w:bottom w:val="none" w:sz="0" w:space="0" w:color="auto"/>
            <w:right w:val="none" w:sz="0" w:space="0" w:color="auto"/>
          </w:divBdr>
        </w:div>
      </w:divsChild>
    </w:div>
    <w:div w:id="1276988483">
      <w:bodyDiv w:val="1"/>
      <w:marLeft w:val="0"/>
      <w:marRight w:val="0"/>
      <w:marTop w:val="0"/>
      <w:marBottom w:val="0"/>
      <w:divBdr>
        <w:top w:val="none" w:sz="0" w:space="0" w:color="auto"/>
        <w:left w:val="none" w:sz="0" w:space="0" w:color="auto"/>
        <w:bottom w:val="none" w:sz="0" w:space="0" w:color="auto"/>
        <w:right w:val="none" w:sz="0" w:space="0" w:color="auto"/>
      </w:divBdr>
    </w:div>
    <w:div w:id="1401976835">
      <w:bodyDiv w:val="1"/>
      <w:marLeft w:val="0"/>
      <w:marRight w:val="0"/>
      <w:marTop w:val="0"/>
      <w:marBottom w:val="0"/>
      <w:divBdr>
        <w:top w:val="none" w:sz="0" w:space="0" w:color="auto"/>
        <w:left w:val="none" w:sz="0" w:space="0" w:color="auto"/>
        <w:bottom w:val="none" w:sz="0" w:space="0" w:color="auto"/>
        <w:right w:val="none" w:sz="0" w:space="0" w:color="auto"/>
      </w:divBdr>
      <w:divsChild>
        <w:div w:id="207033958">
          <w:marLeft w:val="547"/>
          <w:marRight w:val="0"/>
          <w:marTop w:val="0"/>
          <w:marBottom w:val="0"/>
          <w:divBdr>
            <w:top w:val="none" w:sz="0" w:space="0" w:color="auto"/>
            <w:left w:val="none" w:sz="0" w:space="0" w:color="auto"/>
            <w:bottom w:val="none" w:sz="0" w:space="0" w:color="auto"/>
            <w:right w:val="none" w:sz="0" w:space="0" w:color="auto"/>
          </w:divBdr>
        </w:div>
      </w:divsChild>
    </w:div>
    <w:div w:id="1929074772">
      <w:bodyDiv w:val="1"/>
      <w:marLeft w:val="0"/>
      <w:marRight w:val="0"/>
      <w:marTop w:val="0"/>
      <w:marBottom w:val="0"/>
      <w:divBdr>
        <w:top w:val="none" w:sz="0" w:space="0" w:color="auto"/>
        <w:left w:val="none" w:sz="0" w:space="0" w:color="auto"/>
        <w:bottom w:val="none" w:sz="0" w:space="0" w:color="auto"/>
        <w:right w:val="none" w:sz="0" w:space="0" w:color="auto"/>
      </w:divBdr>
      <w:divsChild>
        <w:div w:id="843982240">
          <w:marLeft w:val="547"/>
          <w:marRight w:val="0"/>
          <w:marTop w:val="0"/>
          <w:marBottom w:val="0"/>
          <w:divBdr>
            <w:top w:val="none" w:sz="0" w:space="0" w:color="auto"/>
            <w:left w:val="none" w:sz="0" w:space="0" w:color="auto"/>
            <w:bottom w:val="none" w:sz="0" w:space="0" w:color="auto"/>
            <w:right w:val="none" w:sz="0" w:space="0" w:color="auto"/>
          </w:divBdr>
        </w:div>
      </w:divsChild>
    </w:div>
    <w:div w:id="2059086545">
      <w:bodyDiv w:val="1"/>
      <w:marLeft w:val="0"/>
      <w:marRight w:val="0"/>
      <w:marTop w:val="0"/>
      <w:marBottom w:val="0"/>
      <w:divBdr>
        <w:top w:val="none" w:sz="0" w:space="0" w:color="auto"/>
        <w:left w:val="none" w:sz="0" w:space="0" w:color="auto"/>
        <w:bottom w:val="none" w:sz="0" w:space="0" w:color="auto"/>
        <w:right w:val="none" w:sz="0" w:space="0" w:color="auto"/>
      </w:divBdr>
      <w:divsChild>
        <w:div w:id="1391271367">
          <w:marLeft w:val="547"/>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Data" Target="diagrams/data2.xml"/><Relationship Id="rId18" Type="http://schemas.openxmlformats.org/officeDocument/2006/relationships/diagramLayout" Target="diagrams/layout3.xml"/><Relationship Id="rId26" Type="http://schemas.openxmlformats.org/officeDocument/2006/relationships/oleObject" Target="embeddings/oleObject3.bin"/><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Data" Target="diagrams/data3.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diagramColors" Target="diagrams/colors3.xml"/><Relationship Id="rId29"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0.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3.emf"/><Relationship Id="rId28" Type="http://schemas.openxmlformats.org/officeDocument/2006/relationships/oleObject" Target="embeddings/oleObject4.bin"/><Relationship Id="rId36" Type="http://schemas.openxmlformats.org/officeDocument/2006/relationships/oleObject" Target="embeddings/oleObject8.bin"/><Relationship Id="rId10" Type="http://schemas.openxmlformats.org/officeDocument/2006/relationships/diagramLayout" Target="diagrams/layout1.xml"/><Relationship Id="rId19" Type="http://schemas.openxmlformats.org/officeDocument/2006/relationships/diagramQuickStyle" Target="diagrams/quickStyle3.xml"/><Relationship Id="rId31"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Layout" Target="diagrams/layout2.xml"/><Relationship Id="rId22" Type="http://schemas.openxmlformats.org/officeDocument/2006/relationships/oleObject" Target="embeddings/oleObject1.bin"/><Relationship Id="rId27" Type="http://schemas.openxmlformats.org/officeDocument/2006/relationships/image" Target="media/image5.emf"/><Relationship Id="rId30" Type="http://schemas.openxmlformats.org/officeDocument/2006/relationships/oleObject" Target="embeddings/oleObject5.bin"/><Relationship Id="rId35" Type="http://schemas.openxmlformats.org/officeDocument/2006/relationships/image" Target="media/image9.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3DBA50-FE93-4948-93DB-AEF31C96C360}" type="doc">
      <dgm:prSet loTypeId="urn:microsoft.com/office/officeart/2005/8/layout/hierarchy4" loCatId="relationship" qsTypeId="urn:microsoft.com/office/officeart/2005/8/quickstyle/simple1" qsCatId="simple" csTypeId="urn:microsoft.com/office/officeart/2005/8/colors/accent1_2" csCatId="accent1" phldr="1"/>
      <dgm:spPr/>
      <dgm:t>
        <a:bodyPr/>
        <a:lstStyle/>
        <a:p>
          <a:endParaRPr lang="zh-CN" altLang="en-US"/>
        </a:p>
      </dgm:t>
    </dgm:pt>
    <dgm:pt modelId="{690CED74-B33A-40CB-97D0-103C618578D5}">
      <dgm:prSet phldrT="[文本]">
        <dgm:style>
          <a:lnRef idx="0">
            <a:schemeClr val="accent2"/>
          </a:lnRef>
          <a:fillRef idx="3">
            <a:schemeClr val="accent2"/>
          </a:fillRef>
          <a:effectRef idx="3">
            <a:schemeClr val="accent2"/>
          </a:effectRef>
          <a:fontRef idx="minor">
            <a:schemeClr val="lt1"/>
          </a:fontRef>
        </dgm:style>
      </dgm:prSet>
      <dgm:spPr/>
      <dgm:t>
        <a:bodyPr/>
        <a:lstStyle/>
        <a:p>
          <a:r>
            <a:rPr lang="zh-CN" altLang="en-US"/>
            <a:t>阿里巴巴店铺</a:t>
          </a:r>
        </a:p>
      </dgm:t>
    </dgm:pt>
    <dgm:pt modelId="{9184CB65-116E-480D-9F08-3BBAFDAFD875}" type="parTrans" cxnId="{3DB59BD8-8314-4E98-91A3-E69BAE521EA3}">
      <dgm:prSet/>
      <dgm:spPr/>
      <dgm:t>
        <a:bodyPr/>
        <a:lstStyle/>
        <a:p>
          <a:endParaRPr lang="zh-CN" altLang="en-US"/>
        </a:p>
      </dgm:t>
    </dgm:pt>
    <dgm:pt modelId="{92EAC4C8-CE4E-42D5-8DFC-0EEC942E1096}" type="sibTrans" cxnId="{3DB59BD8-8314-4E98-91A3-E69BAE521EA3}">
      <dgm:prSet/>
      <dgm:spPr/>
      <dgm:t>
        <a:bodyPr/>
        <a:lstStyle/>
        <a:p>
          <a:endParaRPr lang="zh-CN" altLang="en-US"/>
        </a:p>
      </dgm:t>
    </dgm:pt>
    <dgm:pt modelId="{9598A507-980C-477C-82E1-7CE7C38D09D8}">
      <dgm:prSet phldrT="[文本]">
        <dgm:style>
          <a:lnRef idx="0">
            <a:schemeClr val="accent2"/>
          </a:lnRef>
          <a:fillRef idx="3">
            <a:schemeClr val="accent2"/>
          </a:fillRef>
          <a:effectRef idx="3">
            <a:schemeClr val="accent2"/>
          </a:effectRef>
          <a:fontRef idx="minor">
            <a:schemeClr val="lt1"/>
          </a:fontRef>
        </dgm:style>
      </dgm:prSet>
      <dgm:spPr/>
      <dgm:t>
        <a:bodyPr/>
        <a:lstStyle/>
        <a:p>
          <a:r>
            <a:rPr lang="zh-CN" altLang="en-US"/>
            <a:t>聚石塔</a:t>
          </a:r>
        </a:p>
      </dgm:t>
    </dgm:pt>
    <dgm:pt modelId="{71F76649-9233-4E69-BFBC-6E7969980178}" type="parTrans" cxnId="{94F7E876-4418-4204-A4DA-EF7900E8A852}">
      <dgm:prSet/>
      <dgm:spPr/>
      <dgm:t>
        <a:bodyPr/>
        <a:lstStyle/>
        <a:p>
          <a:endParaRPr lang="zh-CN" altLang="en-US"/>
        </a:p>
      </dgm:t>
    </dgm:pt>
    <dgm:pt modelId="{C0FAF38D-4690-4F87-B5E8-9937BEED7664}" type="sibTrans" cxnId="{94F7E876-4418-4204-A4DA-EF7900E8A852}">
      <dgm:prSet/>
      <dgm:spPr/>
      <dgm:t>
        <a:bodyPr/>
        <a:lstStyle/>
        <a:p>
          <a:endParaRPr lang="zh-CN" altLang="en-US"/>
        </a:p>
      </dgm:t>
    </dgm:pt>
    <dgm:pt modelId="{3026C5D3-5686-4E00-B5A9-7FD715FAC67A}">
      <dgm:prSet phldrT="[文本]">
        <dgm:style>
          <a:lnRef idx="0">
            <a:schemeClr val="accent2"/>
          </a:lnRef>
          <a:fillRef idx="3">
            <a:schemeClr val="accent2"/>
          </a:fillRef>
          <a:effectRef idx="3">
            <a:schemeClr val="accent2"/>
          </a:effectRef>
          <a:fontRef idx="minor">
            <a:schemeClr val="lt1"/>
          </a:fontRef>
        </dgm:style>
      </dgm:prSet>
      <dgm:spPr/>
      <dgm:t>
        <a:bodyPr/>
        <a:lstStyle/>
        <a:p>
          <a:r>
            <a:rPr lang="en-US" altLang="zh-CN"/>
            <a:t>API</a:t>
          </a:r>
          <a:endParaRPr lang="zh-CN" altLang="en-US"/>
        </a:p>
      </dgm:t>
    </dgm:pt>
    <dgm:pt modelId="{32ECD086-6E2C-40F7-A63F-76688C552F5B}" type="parTrans" cxnId="{3ACA5FEC-78DC-4A31-994A-9E3E2FC6F270}">
      <dgm:prSet/>
      <dgm:spPr/>
      <dgm:t>
        <a:bodyPr/>
        <a:lstStyle/>
        <a:p>
          <a:endParaRPr lang="zh-CN" altLang="en-US"/>
        </a:p>
      </dgm:t>
    </dgm:pt>
    <dgm:pt modelId="{9CDFC387-78E0-4971-BE74-45A1311D571C}" type="sibTrans" cxnId="{3ACA5FEC-78DC-4A31-994A-9E3E2FC6F270}">
      <dgm:prSet/>
      <dgm:spPr/>
      <dgm:t>
        <a:bodyPr/>
        <a:lstStyle/>
        <a:p>
          <a:endParaRPr lang="zh-CN" altLang="en-US"/>
        </a:p>
      </dgm:t>
    </dgm:pt>
    <dgm:pt modelId="{72381BA9-3381-4C90-9DD9-7FF35D7F7E3D}" type="pres">
      <dgm:prSet presAssocID="{A13DBA50-FE93-4948-93DB-AEF31C96C360}" presName="Name0" presStyleCnt="0">
        <dgm:presLayoutVars>
          <dgm:chPref val="1"/>
          <dgm:dir/>
          <dgm:animOne val="branch"/>
          <dgm:animLvl val="lvl"/>
          <dgm:resizeHandles/>
        </dgm:presLayoutVars>
      </dgm:prSet>
      <dgm:spPr/>
      <dgm:t>
        <a:bodyPr/>
        <a:lstStyle/>
        <a:p>
          <a:endParaRPr lang="zh-CN" altLang="en-US"/>
        </a:p>
      </dgm:t>
    </dgm:pt>
    <dgm:pt modelId="{E1FC7EFC-E592-49B2-A4EA-89580992583C}" type="pres">
      <dgm:prSet presAssocID="{690CED74-B33A-40CB-97D0-103C618578D5}" presName="vertOne" presStyleCnt="0"/>
      <dgm:spPr/>
    </dgm:pt>
    <dgm:pt modelId="{07387134-D66F-4A9C-9A0F-ADCA6FE0C7B1}" type="pres">
      <dgm:prSet presAssocID="{690CED74-B33A-40CB-97D0-103C618578D5}" presName="txOne" presStyleLbl="node0" presStyleIdx="0" presStyleCnt="1">
        <dgm:presLayoutVars>
          <dgm:chPref val="3"/>
        </dgm:presLayoutVars>
      </dgm:prSet>
      <dgm:spPr/>
      <dgm:t>
        <a:bodyPr/>
        <a:lstStyle/>
        <a:p>
          <a:endParaRPr lang="zh-CN" altLang="en-US"/>
        </a:p>
      </dgm:t>
    </dgm:pt>
    <dgm:pt modelId="{2226A67E-5C74-40FE-84D3-992FF6A73601}" type="pres">
      <dgm:prSet presAssocID="{690CED74-B33A-40CB-97D0-103C618578D5}" presName="parTransOne" presStyleCnt="0"/>
      <dgm:spPr/>
    </dgm:pt>
    <dgm:pt modelId="{CE7A7725-D947-4F4C-9510-DAAD9B613C96}" type="pres">
      <dgm:prSet presAssocID="{690CED74-B33A-40CB-97D0-103C618578D5}" presName="horzOne" presStyleCnt="0"/>
      <dgm:spPr/>
    </dgm:pt>
    <dgm:pt modelId="{FDE461D7-A7D5-4D2E-B6FA-D5FE45B439D5}" type="pres">
      <dgm:prSet presAssocID="{9598A507-980C-477C-82E1-7CE7C38D09D8}" presName="vertTwo" presStyleCnt="0"/>
      <dgm:spPr/>
    </dgm:pt>
    <dgm:pt modelId="{FFF486FB-4BC8-46E3-B6B7-28835DBB6E58}" type="pres">
      <dgm:prSet presAssocID="{9598A507-980C-477C-82E1-7CE7C38D09D8}" presName="txTwo" presStyleLbl="node2" presStyleIdx="0" presStyleCnt="2">
        <dgm:presLayoutVars>
          <dgm:chPref val="3"/>
        </dgm:presLayoutVars>
      </dgm:prSet>
      <dgm:spPr/>
      <dgm:t>
        <a:bodyPr/>
        <a:lstStyle/>
        <a:p>
          <a:endParaRPr lang="zh-CN" altLang="en-US"/>
        </a:p>
      </dgm:t>
    </dgm:pt>
    <dgm:pt modelId="{96AB875C-BDD0-440A-B1ED-56481069020C}" type="pres">
      <dgm:prSet presAssocID="{9598A507-980C-477C-82E1-7CE7C38D09D8}" presName="horzTwo" presStyleCnt="0"/>
      <dgm:spPr/>
    </dgm:pt>
    <dgm:pt modelId="{B39A803F-7B13-487C-82FE-DBEBC96D67B7}" type="pres">
      <dgm:prSet presAssocID="{C0FAF38D-4690-4F87-B5E8-9937BEED7664}" presName="sibSpaceTwo" presStyleCnt="0"/>
      <dgm:spPr/>
    </dgm:pt>
    <dgm:pt modelId="{AA1D565B-989D-4129-ABAD-BD58DFA591B4}" type="pres">
      <dgm:prSet presAssocID="{3026C5D3-5686-4E00-B5A9-7FD715FAC67A}" presName="vertTwo" presStyleCnt="0"/>
      <dgm:spPr/>
    </dgm:pt>
    <dgm:pt modelId="{00DD5A25-64C8-4CF2-B08B-B94C8FEC6FB2}" type="pres">
      <dgm:prSet presAssocID="{3026C5D3-5686-4E00-B5A9-7FD715FAC67A}" presName="txTwo" presStyleLbl="node2" presStyleIdx="1" presStyleCnt="2">
        <dgm:presLayoutVars>
          <dgm:chPref val="3"/>
        </dgm:presLayoutVars>
      </dgm:prSet>
      <dgm:spPr/>
      <dgm:t>
        <a:bodyPr/>
        <a:lstStyle/>
        <a:p>
          <a:endParaRPr lang="zh-CN" altLang="en-US"/>
        </a:p>
      </dgm:t>
    </dgm:pt>
    <dgm:pt modelId="{1359DD4D-BD4D-41C7-8B3B-88A824327722}" type="pres">
      <dgm:prSet presAssocID="{3026C5D3-5686-4E00-B5A9-7FD715FAC67A}" presName="horzTwo" presStyleCnt="0"/>
      <dgm:spPr/>
    </dgm:pt>
  </dgm:ptLst>
  <dgm:cxnLst>
    <dgm:cxn modelId="{221B6EEA-B051-401D-99C2-D20547EA9E1D}" type="presOf" srcId="{690CED74-B33A-40CB-97D0-103C618578D5}" destId="{07387134-D66F-4A9C-9A0F-ADCA6FE0C7B1}" srcOrd="0" destOrd="0" presId="urn:microsoft.com/office/officeart/2005/8/layout/hierarchy4"/>
    <dgm:cxn modelId="{3DB59BD8-8314-4E98-91A3-E69BAE521EA3}" srcId="{A13DBA50-FE93-4948-93DB-AEF31C96C360}" destId="{690CED74-B33A-40CB-97D0-103C618578D5}" srcOrd="0" destOrd="0" parTransId="{9184CB65-116E-480D-9F08-3BBAFDAFD875}" sibTransId="{92EAC4C8-CE4E-42D5-8DFC-0EEC942E1096}"/>
    <dgm:cxn modelId="{C03581BB-DDD1-4419-A633-0D45C88CEB95}" type="presOf" srcId="{A13DBA50-FE93-4948-93DB-AEF31C96C360}" destId="{72381BA9-3381-4C90-9DD9-7FF35D7F7E3D}" srcOrd="0" destOrd="0" presId="urn:microsoft.com/office/officeart/2005/8/layout/hierarchy4"/>
    <dgm:cxn modelId="{4D4EEC87-3BDD-4D46-8515-340CAC409A07}" type="presOf" srcId="{9598A507-980C-477C-82E1-7CE7C38D09D8}" destId="{FFF486FB-4BC8-46E3-B6B7-28835DBB6E58}" srcOrd="0" destOrd="0" presId="urn:microsoft.com/office/officeart/2005/8/layout/hierarchy4"/>
    <dgm:cxn modelId="{D689C7A0-1045-4407-8E82-492EDF972CF6}" type="presOf" srcId="{3026C5D3-5686-4E00-B5A9-7FD715FAC67A}" destId="{00DD5A25-64C8-4CF2-B08B-B94C8FEC6FB2}" srcOrd="0" destOrd="0" presId="urn:microsoft.com/office/officeart/2005/8/layout/hierarchy4"/>
    <dgm:cxn modelId="{3ACA5FEC-78DC-4A31-994A-9E3E2FC6F270}" srcId="{690CED74-B33A-40CB-97D0-103C618578D5}" destId="{3026C5D3-5686-4E00-B5A9-7FD715FAC67A}" srcOrd="1" destOrd="0" parTransId="{32ECD086-6E2C-40F7-A63F-76688C552F5B}" sibTransId="{9CDFC387-78E0-4971-BE74-45A1311D571C}"/>
    <dgm:cxn modelId="{94F7E876-4418-4204-A4DA-EF7900E8A852}" srcId="{690CED74-B33A-40CB-97D0-103C618578D5}" destId="{9598A507-980C-477C-82E1-7CE7C38D09D8}" srcOrd="0" destOrd="0" parTransId="{71F76649-9233-4E69-BFBC-6E7969980178}" sibTransId="{C0FAF38D-4690-4F87-B5E8-9937BEED7664}"/>
    <dgm:cxn modelId="{80B4E815-7A78-42C0-99FE-DB6CF2A1AA24}" type="presParOf" srcId="{72381BA9-3381-4C90-9DD9-7FF35D7F7E3D}" destId="{E1FC7EFC-E592-49B2-A4EA-89580992583C}" srcOrd="0" destOrd="0" presId="urn:microsoft.com/office/officeart/2005/8/layout/hierarchy4"/>
    <dgm:cxn modelId="{FEA1AD28-530B-4C37-A8B8-BBDDFFFE99D7}" type="presParOf" srcId="{E1FC7EFC-E592-49B2-A4EA-89580992583C}" destId="{07387134-D66F-4A9C-9A0F-ADCA6FE0C7B1}" srcOrd="0" destOrd="0" presId="urn:microsoft.com/office/officeart/2005/8/layout/hierarchy4"/>
    <dgm:cxn modelId="{DC6F4E86-A8B2-4245-A77E-B4D7B27B4559}" type="presParOf" srcId="{E1FC7EFC-E592-49B2-A4EA-89580992583C}" destId="{2226A67E-5C74-40FE-84D3-992FF6A73601}" srcOrd="1" destOrd="0" presId="urn:microsoft.com/office/officeart/2005/8/layout/hierarchy4"/>
    <dgm:cxn modelId="{35A2F4E9-BB5C-412E-9573-4BC8EC5353B9}" type="presParOf" srcId="{E1FC7EFC-E592-49B2-A4EA-89580992583C}" destId="{CE7A7725-D947-4F4C-9510-DAAD9B613C96}" srcOrd="2" destOrd="0" presId="urn:microsoft.com/office/officeart/2005/8/layout/hierarchy4"/>
    <dgm:cxn modelId="{F9B55C21-C144-43A1-9D74-938B0A9C2846}" type="presParOf" srcId="{CE7A7725-D947-4F4C-9510-DAAD9B613C96}" destId="{FDE461D7-A7D5-4D2E-B6FA-D5FE45B439D5}" srcOrd="0" destOrd="0" presId="urn:microsoft.com/office/officeart/2005/8/layout/hierarchy4"/>
    <dgm:cxn modelId="{CD9C2A26-DFF4-4FF5-B5D6-F5393E7EA5A2}" type="presParOf" srcId="{FDE461D7-A7D5-4D2E-B6FA-D5FE45B439D5}" destId="{FFF486FB-4BC8-46E3-B6B7-28835DBB6E58}" srcOrd="0" destOrd="0" presId="urn:microsoft.com/office/officeart/2005/8/layout/hierarchy4"/>
    <dgm:cxn modelId="{54B7C4EF-7E1D-4054-9A95-8CEB752E3521}" type="presParOf" srcId="{FDE461D7-A7D5-4D2E-B6FA-D5FE45B439D5}" destId="{96AB875C-BDD0-440A-B1ED-56481069020C}" srcOrd="1" destOrd="0" presId="urn:microsoft.com/office/officeart/2005/8/layout/hierarchy4"/>
    <dgm:cxn modelId="{ACFDA3C8-90AC-4E94-B75C-85CF0DB5435A}" type="presParOf" srcId="{CE7A7725-D947-4F4C-9510-DAAD9B613C96}" destId="{B39A803F-7B13-487C-82FE-DBEBC96D67B7}" srcOrd="1" destOrd="0" presId="urn:microsoft.com/office/officeart/2005/8/layout/hierarchy4"/>
    <dgm:cxn modelId="{80273F88-829D-44DA-87B2-92604B7EE530}" type="presParOf" srcId="{CE7A7725-D947-4F4C-9510-DAAD9B613C96}" destId="{AA1D565B-989D-4129-ABAD-BD58DFA591B4}" srcOrd="2" destOrd="0" presId="urn:microsoft.com/office/officeart/2005/8/layout/hierarchy4"/>
    <dgm:cxn modelId="{8E0CD70B-E0B7-4E14-82F2-1432B7AE5E62}" type="presParOf" srcId="{AA1D565B-989D-4129-ABAD-BD58DFA591B4}" destId="{00DD5A25-64C8-4CF2-B08B-B94C8FEC6FB2}" srcOrd="0" destOrd="0" presId="urn:microsoft.com/office/officeart/2005/8/layout/hierarchy4"/>
    <dgm:cxn modelId="{25CA2F3A-09F3-4CC5-9BAD-5E6AFA3BB5E3}" type="presParOf" srcId="{AA1D565B-989D-4129-ABAD-BD58DFA591B4}" destId="{1359DD4D-BD4D-41C7-8B3B-88A824327722}" srcOrd="1" destOrd="0" presId="urn:microsoft.com/office/officeart/2005/8/layout/hierarchy4"/>
  </dgm:cxnLst>
  <dgm:bg/>
  <dgm:whole/>
</dgm:dataModel>
</file>

<file path=word/diagrams/data2.xml><?xml version="1.0" encoding="utf-8"?>
<dgm:dataModel xmlns:dgm="http://schemas.openxmlformats.org/drawingml/2006/diagram" xmlns:a="http://schemas.openxmlformats.org/drawingml/2006/main">
  <dgm:ptLst>
    <dgm:pt modelId="{14D44614-D4CB-4C02-8662-9374C5FAAB1B}" type="doc">
      <dgm:prSet loTypeId="urn:microsoft.com/office/officeart/2005/8/layout/hierarchy4" loCatId="relationship" qsTypeId="urn:microsoft.com/office/officeart/2005/8/quickstyle/simple1" qsCatId="simple" csTypeId="urn:microsoft.com/office/officeart/2005/8/colors/accent1_2" csCatId="accent1" phldr="1"/>
      <dgm:spPr/>
      <dgm:t>
        <a:bodyPr/>
        <a:lstStyle/>
        <a:p>
          <a:endParaRPr lang="zh-CN" altLang="en-US"/>
        </a:p>
      </dgm:t>
    </dgm:pt>
    <dgm:pt modelId="{A0951494-A0B2-4CE4-B854-5AB464D3F5EA}">
      <dgm:prSet phldrT="[文本]">
        <dgm:style>
          <a:lnRef idx="0">
            <a:schemeClr val="accent6"/>
          </a:lnRef>
          <a:fillRef idx="3">
            <a:schemeClr val="accent6"/>
          </a:fillRef>
          <a:effectRef idx="3">
            <a:schemeClr val="accent6"/>
          </a:effectRef>
          <a:fontRef idx="minor">
            <a:schemeClr val="lt1"/>
          </a:fontRef>
        </dgm:style>
      </dgm:prSet>
      <dgm:spPr/>
      <dgm:t>
        <a:bodyPr/>
        <a:lstStyle/>
        <a:p>
          <a:r>
            <a:rPr lang="en-US" altLang="zh-CN"/>
            <a:t>EDI API</a:t>
          </a:r>
          <a:endParaRPr lang="zh-CN" altLang="en-US"/>
        </a:p>
      </dgm:t>
    </dgm:pt>
    <dgm:pt modelId="{895D2FF1-E9AF-4FCA-9764-7D49D784803C}" type="parTrans" cxnId="{BFACC54C-CDCF-4AAF-94E0-130262BD5595}">
      <dgm:prSet/>
      <dgm:spPr/>
      <dgm:t>
        <a:bodyPr/>
        <a:lstStyle/>
        <a:p>
          <a:endParaRPr lang="zh-CN" altLang="en-US"/>
        </a:p>
      </dgm:t>
    </dgm:pt>
    <dgm:pt modelId="{FDF4E6B4-0BBE-41C3-8D7E-FE44A2E469BC}" type="sibTrans" cxnId="{BFACC54C-CDCF-4AAF-94E0-130262BD5595}">
      <dgm:prSet/>
      <dgm:spPr/>
      <dgm:t>
        <a:bodyPr/>
        <a:lstStyle/>
        <a:p>
          <a:endParaRPr lang="zh-CN" altLang="en-US"/>
        </a:p>
      </dgm:t>
    </dgm:pt>
    <dgm:pt modelId="{2369313A-9783-4AFA-AFC0-7C53DA1447F7}">
      <dgm:prSet phldrT="[文本]">
        <dgm:style>
          <a:lnRef idx="0">
            <a:schemeClr val="accent6"/>
          </a:lnRef>
          <a:fillRef idx="3">
            <a:schemeClr val="accent6"/>
          </a:fillRef>
          <a:effectRef idx="3">
            <a:schemeClr val="accent6"/>
          </a:effectRef>
          <a:fontRef idx="minor">
            <a:schemeClr val="lt1"/>
          </a:fontRef>
        </dgm:style>
      </dgm:prSet>
      <dgm:spPr/>
      <dgm:t>
        <a:bodyPr/>
        <a:lstStyle/>
        <a:p>
          <a:r>
            <a:rPr lang="zh-CN" altLang="en-US"/>
            <a:t>订单</a:t>
          </a:r>
          <a:endParaRPr lang="en-US" altLang="zh-CN"/>
        </a:p>
        <a:p>
          <a:r>
            <a:rPr lang="zh-CN" altLang="en-US"/>
            <a:t>（正逆向）</a:t>
          </a:r>
        </a:p>
      </dgm:t>
    </dgm:pt>
    <dgm:pt modelId="{50849DBB-D1EF-4CF9-97BC-0205D1190676}" type="parTrans" cxnId="{27F2ABF8-A17F-4FAF-BEBC-AC702F238718}">
      <dgm:prSet/>
      <dgm:spPr/>
      <dgm:t>
        <a:bodyPr/>
        <a:lstStyle/>
        <a:p>
          <a:endParaRPr lang="zh-CN" altLang="en-US"/>
        </a:p>
      </dgm:t>
    </dgm:pt>
    <dgm:pt modelId="{5B4AE016-5E36-454A-A5BD-5F461D633D8A}" type="sibTrans" cxnId="{27F2ABF8-A17F-4FAF-BEBC-AC702F238718}">
      <dgm:prSet/>
      <dgm:spPr/>
      <dgm:t>
        <a:bodyPr/>
        <a:lstStyle/>
        <a:p>
          <a:endParaRPr lang="zh-CN" altLang="en-US"/>
        </a:p>
      </dgm:t>
    </dgm:pt>
    <dgm:pt modelId="{ECF60B3F-6BBF-408C-907E-098F7F85C56A}">
      <dgm:prSet phldrT="[文本]">
        <dgm:style>
          <a:lnRef idx="0">
            <a:schemeClr val="accent6"/>
          </a:lnRef>
          <a:fillRef idx="3">
            <a:schemeClr val="accent6"/>
          </a:fillRef>
          <a:effectRef idx="3">
            <a:schemeClr val="accent6"/>
          </a:effectRef>
          <a:fontRef idx="minor">
            <a:schemeClr val="lt1"/>
          </a:fontRef>
        </dgm:style>
      </dgm:prSet>
      <dgm:spPr/>
      <dgm:t>
        <a:bodyPr/>
        <a:lstStyle/>
        <a:p>
          <a:r>
            <a:rPr lang="zh-CN" altLang="en-US"/>
            <a:t>商品</a:t>
          </a:r>
          <a:endParaRPr lang="en-US" altLang="zh-CN"/>
        </a:p>
        <a:p>
          <a:r>
            <a:rPr lang="zh-CN" altLang="en-US"/>
            <a:t>（上下架）</a:t>
          </a:r>
        </a:p>
      </dgm:t>
    </dgm:pt>
    <dgm:pt modelId="{208B9136-5531-4B0B-A07E-32594AD7CB35}" type="parTrans" cxnId="{8B4EC93C-50C4-4D77-A6E4-FAED281C0935}">
      <dgm:prSet/>
      <dgm:spPr/>
      <dgm:t>
        <a:bodyPr/>
        <a:lstStyle/>
        <a:p>
          <a:endParaRPr lang="zh-CN" altLang="en-US"/>
        </a:p>
      </dgm:t>
    </dgm:pt>
    <dgm:pt modelId="{C9C46222-4202-4280-9B27-BA69CB9D0D28}" type="sibTrans" cxnId="{8B4EC93C-50C4-4D77-A6E4-FAED281C0935}">
      <dgm:prSet/>
      <dgm:spPr/>
      <dgm:t>
        <a:bodyPr/>
        <a:lstStyle/>
        <a:p>
          <a:endParaRPr lang="zh-CN" altLang="en-US"/>
        </a:p>
      </dgm:t>
    </dgm:pt>
    <dgm:pt modelId="{9B394FE5-6B88-467E-877D-594226A08A09}">
      <dgm:prSet phldrT="[文本]">
        <dgm:style>
          <a:lnRef idx="0">
            <a:schemeClr val="accent6"/>
          </a:lnRef>
          <a:fillRef idx="3">
            <a:schemeClr val="accent6"/>
          </a:fillRef>
          <a:effectRef idx="3">
            <a:schemeClr val="accent6"/>
          </a:effectRef>
          <a:fontRef idx="minor">
            <a:schemeClr val="lt1"/>
          </a:fontRef>
        </dgm:style>
      </dgm:prSet>
      <dgm:spPr/>
      <dgm:t>
        <a:bodyPr/>
        <a:lstStyle/>
        <a:p>
          <a:r>
            <a:rPr lang="zh-CN" altLang="en-US"/>
            <a:t>库存</a:t>
          </a:r>
        </a:p>
      </dgm:t>
    </dgm:pt>
    <dgm:pt modelId="{16AB96CD-7655-4556-86BD-EF3F29822EC0}" type="parTrans" cxnId="{0F6664CE-F9A9-4728-9AC8-A5E1059F605C}">
      <dgm:prSet/>
      <dgm:spPr/>
      <dgm:t>
        <a:bodyPr/>
        <a:lstStyle/>
        <a:p>
          <a:endParaRPr lang="zh-CN" altLang="en-US"/>
        </a:p>
      </dgm:t>
    </dgm:pt>
    <dgm:pt modelId="{7F14893F-BE9C-4C3A-B80E-67D58D3242B4}" type="sibTrans" cxnId="{0F6664CE-F9A9-4728-9AC8-A5E1059F605C}">
      <dgm:prSet/>
      <dgm:spPr/>
      <dgm:t>
        <a:bodyPr/>
        <a:lstStyle/>
        <a:p>
          <a:endParaRPr lang="zh-CN" altLang="en-US"/>
        </a:p>
      </dgm:t>
    </dgm:pt>
    <dgm:pt modelId="{E1E0DCCF-69B1-4ED3-9EF1-580AE07B26AD}">
      <dgm:prSet phldrT="[文本]">
        <dgm:style>
          <a:lnRef idx="0">
            <a:schemeClr val="accent6"/>
          </a:lnRef>
          <a:fillRef idx="3">
            <a:schemeClr val="accent6"/>
          </a:fillRef>
          <a:effectRef idx="3">
            <a:schemeClr val="accent6"/>
          </a:effectRef>
          <a:fontRef idx="minor">
            <a:schemeClr val="lt1"/>
          </a:fontRef>
        </dgm:style>
      </dgm:prSet>
      <dgm:spPr/>
      <dgm:t>
        <a:bodyPr/>
        <a:lstStyle/>
        <a:p>
          <a:r>
            <a:rPr lang="zh-CN" altLang="en-US"/>
            <a:t>快递</a:t>
          </a:r>
        </a:p>
      </dgm:t>
    </dgm:pt>
    <dgm:pt modelId="{EEB33D9C-69AC-4DC2-BF10-3A68BD94AAFE}" type="parTrans" cxnId="{9F3449FD-3F89-4AD4-AA54-58A97BB21EAF}">
      <dgm:prSet/>
      <dgm:spPr/>
      <dgm:t>
        <a:bodyPr/>
        <a:lstStyle/>
        <a:p>
          <a:endParaRPr lang="zh-CN" altLang="en-US"/>
        </a:p>
      </dgm:t>
    </dgm:pt>
    <dgm:pt modelId="{1D2D3925-88E1-4090-AD9A-F35BD5FCB327}" type="sibTrans" cxnId="{9F3449FD-3F89-4AD4-AA54-58A97BB21EAF}">
      <dgm:prSet/>
      <dgm:spPr/>
      <dgm:t>
        <a:bodyPr/>
        <a:lstStyle/>
        <a:p>
          <a:endParaRPr lang="zh-CN" altLang="en-US"/>
        </a:p>
      </dgm:t>
    </dgm:pt>
    <dgm:pt modelId="{3E06F254-27D3-4D3A-9621-510A6A71AD66}">
      <dgm:prSet phldrT="[文本]">
        <dgm:style>
          <a:lnRef idx="0">
            <a:schemeClr val="accent6"/>
          </a:lnRef>
          <a:fillRef idx="3">
            <a:schemeClr val="accent6"/>
          </a:fillRef>
          <a:effectRef idx="3">
            <a:schemeClr val="accent6"/>
          </a:effectRef>
          <a:fontRef idx="minor">
            <a:schemeClr val="lt1"/>
          </a:fontRef>
        </dgm:style>
      </dgm:prSet>
      <dgm:spPr/>
      <dgm:t>
        <a:bodyPr/>
        <a:lstStyle/>
        <a:p>
          <a:r>
            <a:rPr lang="zh-CN" altLang="en-US"/>
            <a:t>地址</a:t>
          </a:r>
        </a:p>
      </dgm:t>
    </dgm:pt>
    <dgm:pt modelId="{AF26F90D-BD24-414F-89A1-88D25CA54B5E}" type="parTrans" cxnId="{7E31FE6C-5046-49F3-B21C-E51CD3C5F3DB}">
      <dgm:prSet/>
      <dgm:spPr/>
      <dgm:t>
        <a:bodyPr/>
        <a:lstStyle/>
        <a:p>
          <a:endParaRPr lang="zh-CN" altLang="en-US"/>
        </a:p>
      </dgm:t>
    </dgm:pt>
    <dgm:pt modelId="{39281A22-57B9-41CD-B304-1DE6F31821A1}" type="sibTrans" cxnId="{7E31FE6C-5046-49F3-B21C-E51CD3C5F3DB}">
      <dgm:prSet/>
      <dgm:spPr/>
      <dgm:t>
        <a:bodyPr/>
        <a:lstStyle/>
        <a:p>
          <a:endParaRPr lang="zh-CN" altLang="en-US"/>
        </a:p>
      </dgm:t>
    </dgm:pt>
    <dgm:pt modelId="{965B6BD1-52A0-438B-8812-C47BD398FB8B}">
      <dgm:prSet phldrT="[文本]">
        <dgm:style>
          <a:lnRef idx="0">
            <a:schemeClr val="accent6"/>
          </a:lnRef>
          <a:fillRef idx="3">
            <a:schemeClr val="accent6"/>
          </a:fillRef>
          <a:effectRef idx="3">
            <a:schemeClr val="accent6"/>
          </a:effectRef>
          <a:fontRef idx="minor">
            <a:schemeClr val="lt1"/>
          </a:fontRef>
        </dgm:style>
      </dgm:prSet>
      <dgm:spPr/>
      <dgm:t>
        <a:bodyPr/>
        <a:lstStyle/>
        <a:p>
          <a:r>
            <a:rPr lang="zh-CN" altLang="en-US"/>
            <a:t>价格</a:t>
          </a:r>
        </a:p>
      </dgm:t>
    </dgm:pt>
    <dgm:pt modelId="{7A1B4460-E85B-46F7-BA7E-8E875141A805}" type="parTrans" cxnId="{0F7ABB73-2774-4A28-8252-D4B6093F120B}">
      <dgm:prSet/>
      <dgm:spPr/>
      <dgm:t>
        <a:bodyPr/>
        <a:lstStyle/>
        <a:p>
          <a:endParaRPr lang="zh-CN" altLang="en-US"/>
        </a:p>
      </dgm:t>
    </dgm:pt>
    <dgm:pt modelId="{F053DAE6-B1B0-454D-97A5-75BD84A30E64}" type="sibTrans" cxnId="{0F7ABB73-2774-4A28-8252-D4B6093F120B}">
      <dgm:prSet/>
      <dgm:spPr/>
      <dgm:t>
        <a:bodyPr/>
        <a:lstStyle/>
        <a:p>
          <a:endParaRPr lang="zh-CN" altLang="en-US"/>
        </a:p>
      </dgm:t>
    </dgm:pt>
    <dgm:pt modelId="{92D81C9D-8DB4-4731-BBAC-B03702BA3B29}">
      <dgm:prSet phldrT="[文本]">
        <dgm:style>
          <a:lnRef idx="0">
            <a:schemeClr val="accent6"/>
          </a:lnRef>
          <a:fillRef idx="3">
            <a:schemeClr val="accent6"/>
          </a:fillRef>
          <a:effectRef idx="3">
            <a:schemeClr val="accent6"/>
          </a:effectRef>
          <a:fontRef idx="minor">
            <a:schemeClr val="lt1"/>
          </a:fontRef>
        </dgm:style>
      </dgm:prSet>
      <dgm:spPr/>
      <dgm:t>
        <a:bodyPr/>
        <a:lstStyle/>
        <a:p>
          <a:r>
            <a:rPr lang="en-US" altLang="zh-CN"/>
            <a:t>EDI</a:t>
          </a:r>
        </a:p>
        <a:p>
          <a:r>
            <a:rPr lang="zh-CN" altLang="en-US"/>
            <a:t>作</a:t>
          </a:r>
          <a:endParaRPr lang="en-US" altLang="zh-CN"/>
        </a:p>
        <a:p>
          <a:r>
            <a:rPr lang="zh-CN" altLang="en-US"/>
            <a:t>业</a:t>
          </a:r>
        </a:p>
      </dgm:t>
    </dgm:pt>
    <dgm:pt modelId="{EAB2AB69-EAD5-4115-83B5-94F01A0EE8C0}" type="parTrans" cxnId="{02D2AF76-4B05-4C0C-B013-DA961724CDBD}">
      <dgm:prSet/>
      <dgm:spPr/>
      <dgm:t>
        <a:bodyPr/>
        <a:lstStyle/>
        <a:p>
          <a:endParaRPr lang="zh-CN" altLang="en-US"/>
        </a:p>
      </dgm:t>
    </dgm:pt>
    <dgm:pt modelId="{72BFF5D4-8C85-45BD-AEBF-1E4957F6725D}" type="sibTrans" cxnId="{02D2AF76-4B05-4C0C-B013-DA961724CDBD}">
      <dgm:prSet/>
      <dgm:spPr/>
      <dgm:t>
        <a:bodyPr/>
        <a:lstStyle/>
        <a:p>
          <a:endParaRPr lang="zh-CN" altLang="en-US"/>
        </a:p>
      </dgm:t>
    </dgm:pt>
    <dgm:pt modelId="{76C81883-E9B8-4211-B61A-04BB8B14763F}" type="pres">
      <dgm:prSet presAssocID="{14D44614-D4CB-4C02-8662-9374C5FAAB1B}" presName="Name0" presStyleCnt="0">
        <dgm:presLayoutVars>
          <dgm:chPref val="1"/>
          <dgm:dir/>
          <dgm:animOne val="branch"/>
          <dgm:animLvl val="lvl"/>
          <dgm:resizeHandles/>
        </dgm:presLayoutVars>
      </dgm:prSet>
      <dgm:spPr/>
      <dgm:t>
        <a:bodyPr/>
        <a:lstStyle/>
        <a:p>
          <a:endParaRPr lang="zh-CN" altLang="en-US"/>
        </a:p>
      </dgm:t>
    </dgm:pt>
    <dgm:pt modelId="{FFCEE1F5-FA9E-435E-B90E-974F4EAD2B1B}" type="pres">
      <dgm:prSet presAssocID="{A0951494-A0B2-4CE4-B854-5AB464D3F5EA}" presName="vertOne" presStyleCnt="0"/>
      <dgm:spPr/>
    </dgm:pt>
    <dgm:pt modelId="{839A4853-E3AA-4849-8CCF-95AFF410A4DF}" type="pres">
      <dgm:prSet presAssocID="{A0951494-A0B2-4CE4-B854-5AB464D3F5EA}" presName="txOne" presStyleLbl="node0" presStyleIdx="0" presStyleCnt="2" custScaleY="71687">
        <dgm:presLayoutVars>
          <dgm:chPref val="3"/>
        </dgm:presLayoutVars>
      </dgm:prSet>
      <dgm:spPr/>
      <dgm:t>
        <a:bodyPr/>
        <a:lstStyle/>
        <a:p>
          <a:endParaRPr lang="zh-CN" altLang="en-US"/>
        </a:p>
      </dgm:t>
    </dgm:pt>
    <dgm:pt modelId="{0E6C7353-D4F6-417C-B263-1F6304885F98}" type="pres">
      <dgm:prSet presAssocID="{A0951494-A0B2-4CE4-B854-5AB464D3F5EA}" presName="parTransOne" presStyleCnt="0"/>
      <dgm:spPr/>
    </dgm:pt>
    <dgm:pt modelId="{9594CF23-B8D3-4802-9BB6-67056CCDC5D4}" type="pres">
      <dgm:prSet presAssocID="{A0951494-A0B2-4CE4-B854-5AB464D3F5EA}" presName="horzOne" presStyleCnt="0"/>
      <dgm:spPr/>
    </dgm:pt>
    <dgm:pt modelId="{E9AE26EA-F22C-4ACF-813B-8AA7B7A1D759}" type="pres">
      <dgm:prSet presAssocID="{2369313A-9783-4AFA-AFC0-7C53DA1447F7}" presName="vertTwo" presStyleCnt="0"/>
      <dgm:spPr/>
    </dgm:pt>
    <dgm:pt modelId="{1E545731-593A-4AD4-97D9-BBE15C6764C2}" type="pres">
      <dgm:prSet presAssocID="{2369313A-9783-4AFA-AFC0-7C53DA1447F7}" presName="txTwo" presStyleLbl="node2" presStyleIdx="0" presStyleCnt="2">
        <dgm:presLayoutVars>
          <dgm:chPref val="3"/>
        </dgm:presLayoutVars>
      </dgm:prSet>
      <dgm:spPr/>
      <dgm:t>
        <a:bodyPr/>
        <a:lstStyle/>
        <a:p>
          <a:endParaRPr lang="zh-CN" altLang="en-US"/>
        </a:p>
      </dgm:t>
    </dgm:pt>
    <dgm:pt modelId="{6BEDF8A7-417E-4E0A-8B5C-D225FAF4046B}" type="pres">
      <dgm:prSet presAssocID="{2369313A-9783-4AFA-AFC0-7C53DA1447F7}" presName="parTransTwo" presStyleCnt="0"/>
      <dgm:spPr/>
    </dgm:pt>
    <dgm:pt modelId="{0D669E7A-9FFB-4663-80D8-0D3F257E1EBD}" type="pres">
      <dgm:prSet presAssocID="{2369313A-9783-4AFA-AFC0-7C53DA1447F7}" presName="horzTwo" presStyleCnt="0"/>
      <dgm:spPr/>
    </dgm:pt>
    <dgm:pt modelId="{8BF4E97D-7F84-4A7A-BDE8-B626013C0F9E}" type="pres">
      <dgm:prSet presAssocID="{E1E0DCCF-69B1-4ED3-9EF1-580AE07B26AD}" presName="vertThree" presStyleCnt="0"/>
      <dgm:spPr/>
    </dgm:pt>
    <dgm:pt modelId="{A1811808-2784-4623-86E4-CE8E4818EB43}" type="pres">
      <dgm:prSet presAssocID="{E1E0DCCF-69B1-4ED3-9EF1-580AE07B26AD}" presName="txThree" presStyleLbl="node3" presStyleIdx="0" presStyleCnt="4">
        <dgm:presLayoutVars>
          <dgm:chPref val="3"/>
        </dgm:presLayoutVars>
      </dgm:prSet>
      <dgm:spPr/>
      <dgm:t>
        <a:bodyPr/>
        <a:lstStyle/>
        <a:p>
          <a:endParaRPr lang="zh-CN" altLang="en-US"/>
        </a:p>
      </dgm:t>
    </dgm:pt>
    <dgm:pt modelId="{FD69BE38-E10C-43B8-B6F6-C87BCC8060A7}" type="pres">
      <dgm:prSet presAssocID="{E1E0DCCF-69B1-4ED3-9EF1-580AE07B26AD}" presName="horzThree" presStyleCnt="0"/>
      <dgm:spPr/>
    </dgm:pt>
    <dgm:pt modelId="{121E7E96-9CCC-4133-A45D-33D947AFA53D}" type="pres">
      <dgm:prSet presAssocID="{1D2D3925-88E1-4090-AD9A-F35BD5FCB327}" presName="sibSpaceThree" presStyleCnt="0"/>
      <dgm:spPr/>
    </dgm:pt>
    <dgm:pt modelId="{152914FD-A86B-43EF-B6EA-CD93205A3C0B}" type="pres">
      <dgm:prSet presAssocID="{3E06F254-27D3-4D3A-9621-510A6A71AD66}" presName="vertThree" presStyleCnt="0"/>
      <dgm:spPr/>
    </dgm:pt>
    <dgm:pt modelId="{849BEBB9-EA5D-42AF-B40D-FA8CC2A3C632}" type="pres">
      <dgm:prSet presAssocID="{3E06F254-27D3-4D3A-9621-510A6A71AD66}" presName="txThree" presStyleLbl="node3" presStyleIdx="1" presStyleCnt="4" custLinFactNeighborX="-3388" custLinFactNeighborY="273">
        <dgm:presLayoutVars>
          <dgm:chPref val="3"/>
        </dgm:presLayoutVars>
      </dgm:prSet>
      <dgm:spPr/>
      <dgm:t>
        <a:bodyPr/>
        <a:lstStyle/>
        <a:p>
          <a:endParaRPr lang="zh-CN" altLang="en-US"/>
        </a:p>
      </dgm:t>
    </dgm:pt>
    <dgm:pt modelId="{5923BE63-E997-4C8A-ADB4-ABB4A964E972}" type="pres">
      <dgm:prSet presAssocID="{3E06F254-27D3-4D3A-9621-510A6A71AD66}" presName="horzThree" presStyleCnt="0"/>
      <dgm:spPr/>
    </dgm:pt>
    <dgm:pt modelId="{C074CBD6-24B8-4205-972B-EF22883803F5}" type="pres">
      <dgm:prSet presAssocID="{5B4AE016-5E36-454A-A5BD-5F461D633D8A}" presName="sibSpaceTwo" presStyleCnt="0"/>
      <dgm:spPr/>
    </dgm:pt>
    <dgm:pt modelId="{D54731F1-1E54-4AD2-9C39-164BEAADE3CF}" type="pres">
      <dgm:prSet presAssocID="{ECF60B3F-6BBF-408C-907E-098F7F85C56A}" presName="vertTwo" presStyleCnt="0"/>
      <dgm:spPr/>
    </dgm:pt>
    <dgm:pt modelId="{56220B9A-96D8-4BA7-96AF-A6C88821B979}" type="pres">
      <dgm:prSet presAssocID="{ECF60B3F-6BBF-408C-907E-098F7F85C56A}" presName="txTwo" presStyleLbl="node2" presStyleIdx="1" presStyleCnt="2" custScaleX="99439">
        <dgm:presLayoutVars>
          <dgm:chPref val="3"/>
        </dgm:presLayoutVars>
      </dgm:prSet>
      <dgm:spPr/>
      <dgm:t>
        <a:bodyPr/>
        <a:lstStyle/>
        <a:p>
          <a:endParaRPr lang="zh-CN" altLang="en-US"/>
        </a:p>
      </dgm:t>
    </dgm:pt>
    <dgm:pt modelId="{4BD03017-E4D2-4B23-9BF6-5C15244CE3E2}" type="pres">
      <dgm:prSet presAssocID="{ECF60B3F-6BBF-408C-907E-098F7F85C56A}" presName="parTransTwo" presStyleCnt="0"/>
      <dgm:spPr/>
    </dgm:pt>
    <dgm:pt modelId="{460FE1D8-427B-4B00-8FFF-ABA4C71A0787}" type="pres">
      <dgm:prSet presAssocID="{ECF60B3F-6BBF-408C-907E-098F7F85C56A}" presName="horzTwo" presStyleCnt="0"/>
      <dgm:spPr/>
    </dgm:pt>
    <dgm:pt modelId="{D5A72E2A-7268-464D-95B0-257CE14B4F84}" type="pres">
      <dgm:prSet presAssocID="{965B6BD1-52A0-438B-8812-C47BD398FB8B}" presName="vertThree" presStyleCnt="0"/>
      <dgm:spPr/>
    </dgm:pt>
    <dgm:pt modelId="{9DE2B3A2-E262-4AC2-8B27-4305BCD384DD}" type="pres">
      <dgm:prSet presAssocID="{965B6BD1-52A0-438B-8812-C47BD398FB8B}" presName="txThree" presStyleLbl="node3" presStyleIdx="2" presStyleCnt="4" custScaleX="68086" custLinFactNeighborX="68158" custLinFactNeighborY="76">
        <dgm:presLayoutVars>
          <dgm:chPref val="3"/>
        </dgm:presLayoutVars>
      </dgm:prSet>
      <dgm:spPr/>
      <dgm:t>
        <a:bodyPr/>
        <a:lstStyle/>
        <a:p>
          <a:endParaRPr lang="zh-CN" altLang="en-US"/>
        </a:p>
      </dgm:t>
    </dgm:pt>
    <dgm:pt modelId="{5704471A-D6F7-4C29-9128-A86D5892BBF6}" type="pres">
      <dgm:prSet presAssocID="{965B6BD1-52A0-438B-8812-C47BD398FB8B}" presName="horzThree" presStyleCnt="0"/>
      <dgm:spPr/>
    </dgm:pt>
    <dgm:pt modelId="{A18A305C-F5E1-412C-8EE3-7FE96D58207A}" type="pres">
      <dgm:prSet presAssocID="{F053DAE6-B1B0-454D-97A5-75BD84A30E64}" presName="sibSpaceThree" presStyleCnt="0"/>
      <dgm:spPr/>
    </dgm:pt>
    <dgm:pt modelId="{82586DDE-A32B-4B47-8FEF-FED8201C308E}" type="pres">
      <dgm:prSet presAssocID="{9B394FE5-6B88-467E-877D-594226A08A09}" presName="vertThree" presStyleCnt="0"/>
      <dgm:spPr/>
    </dgm:pt>
    <dgm:pt modelId="{92CBCB90-0171-43CE-B869-532A36D950E6}" type="pres">
      <dgm:prSet presAssocID="{9B394FE5-6B88-467E-877D-594226A08A09}" presName="txThree" presStyleLbl="node3" presStyleIdx="3" presStyleCnt="4" custScaleX="65914" custLinFactNeighborX="-72129" custLinFactNeighborY="76">
        <dgm:presLayoutVars>
          <dgm:chPref val="3"/>
        </dgm:presLayoutVars>
      </dgm:prSet>
      <dgm:spPr/>
      <dgm:t>
        <a:bodyPr/>
        <a:lstStyle/>
        <a:p>
          <a:endParaRPr lang="zh-CN" altLang="en-US"/>
        </a:p>
      </dgm:t>
    </dgm:pt>
    <dgm:pt modelId="{3FF5C4A8-5CF4-4171-84A7-3F7CBE6980AF}" type="pres">
      <dgm:prSet presAssocID="{9B394FE5-6B88-467E-877D-594226A08A09}" presName="horzThree" presStyleCnt="0"/>
      <dgm:spPr/>
    </dgm:pt>
    <dgm:pt modelId="{2FCC5401-BB2C-45D2-B443-FAF8D0DCF78D}" type="pres">
      <dgm:prSet presAssocID="{FDF4E6B4-0BBE-41C3-8D7E-FE44A2E469BC}" presName="sibSpaceOne" presStyleCnt="0"/>
      <dgm:spPr/>
    </dgm:pt>
    <dgm:pt modelId="{0CB78218-F571-40CA-83C5-5A8E8ED23150}" type="pres">
      <dgm:prSet presAssocID="{92D81C9D-8DB4-4731-BBAC-B03702BA3B29}" presName="vertOne" presStyleCnt="0"/>
      <dgm:spPr/>
    </dgm:pt>
    <dgm:pt modelId="{E85C9AF0-5D69-4F1C-B588-2B40B53CD53F}" type="pres">
      <dgm:prSet presAssocID="{92D81C9D-8DB4-4731-BBAC-B03702BA3B29}" presName="txOne" presStyleLbl="node0" presStyleIdx="1" presStyleCnt="2" custScaleX="93752" custScaleY="293831">
        <dgm:presLayoutVars>
          <dgm:chPref val="3"/>
        </dgm:presLayoutVars>
      </dgm:prSet>
      <dgm:spPr/>
      <dgm:t>
        <a:bodyPr/>
        <a:lstStyle/>
        <a:p>
          <a:endParaRPr lang="zh-CN" altLang="en-US"/>
        </a:p>
      </dgm:t>
    </dgm:pt>
    <dgm:pt modelId="{A3C54FBF-9768-4A6A-B360-B6B00A811C98}" type="pres">
      <dgm:prSet presAssocID="{92D81C9D-8DB4-4731-BBAC-B03702BA3B29}" presName="horzOne" presStyleCnt="0"/>
      <dgm:spPr/>
    </dgm:pt>
  </dgm:ptLst>
  <dgm:cxnLst>
    <dgm:cxn modelId="{02D2AF76-4B05-4C0C-B013-DA961724CDBD}" srcId="{14D44614-D4CB-4C02-8662-9374C5FAAB1B}" destId="{92D81C9D-8DB4-4731-BBAC-B03702BA3B29}" srcOrd="1" destOrd="0" parTransId="{EAB2AB69-EAD5-4115-83B5-94F01A0EE8C0}" sibTransId="{72BFF5D4-8C85-45BD-AEBF-1E4957F6725D}"/>
    <dgm:cxn modelId="{0F7ABB73-2774-4A28-8252-D4B6093F120B}" srcId="{ECF60B3F-6BBF-408C-907E-098F7F85C56A}" destId="{965B6BD1-52A0-438B-8812-C47BD398FB8B}" srcOrd="0" destOrd="0" parTransId="{7A1B4460-E85B-46F7-BA7E-8E875141A805}" sibTransId="{F053DAE6-B1B0-454D-97A5-75BD84A30E64}"/>
    <dgm:cxn modelId="{8B4EC93C-50C4-4D77-A6E4-FAED281C0935}" srcId="{A0951494-A0B2-4CE4-B854-5AB464D3F5EA}" destId="{ECF60B3F-6BBF-408C-907E-098F7F85C56A}" srcOrd="1" destOrd="0" parTransId="{208B9136-5531-4B0B-A07E-32594AD7CB35}" sibTransId="{C9C46222-4202-4280-9B27-BA69CB9D0D28}"/>
    <dgm:cxn modelId="{C957E566-E509-4456-9709-D87D1A682121}" type="presOf" srcId="{14D44614-D4CB-4C02-8662-9374C5FAAB1B}" destId="{76C81883-E9B8-4211-B61A-04BB8B14763F}" srcOrd="0" destOrd="0" presId="urn:microsoft.com/office/officeart/2005/8/layout/hierarchy4"/>
    <dgm:cxn modelId="{F7F50EBA-9381-4A24-A091-9CAC5076D5A9}" type="presOf" srcId="{A0951494-A0B2-4CE4-B854-5AB464D3F5EA}" destId="{839A4853-E3AA-4849-8CCF-95AFF410A4DF}" srcOrd="0" destOrd="0" presId="urn:microsoft.com/office/officeart/2005/8/layout/hierarchy4"/>
    <dgm:cxn modelId="{CE5E2469-E212-4BBF-966F-EAD03BDD8B43}" type="presOf" srcId="{965B6BD1-52A0-438B-8812-C47BD398FB8B}" destId="{9DE2B3A2-E262-4AC2-8B27-4305BCD384DD}" srcOrd="0" destOrd="0" presId="urn:microsoft.com/office/officeart/2005/8/layout/hierarchy4"/>
    <dgm:cxn modelId="{BFACC54C-CDCF-4AAF-94E0-130262BD5595}" srcId="{14D44614-D4CB-4C02-8662-9374C5FAAB1B}" destId="{A0951494-A0B2-4CE4-B854-5AB464D3F5EA}" srcOrd="0" destOrd="0" parTransId="{895D2FF1-E9AF-4FCA-9764-7D49D784803C}" sibTransId="{FDF4E6B4-0BBE-41C3-8D7E-FE44A2E469BC}"/>
    <dgm:cxn modelId="{9A923E87-0F04-4382-93AD-20B248CB9CDE}" type="presOf" srcId="{2369313A-9783-4AFA-AFC0-7C53DA1447F7}" destId="{1E545731-593A-4AD4-97D9-BBE15C6764C2}" srcOrd="0" destOrd="0" presId="urn:microsoft.com/office/officeart/2005/8/layout/hierarchy4"/>
    <dgm:cxn modelId="{C2551157-5813-418D-BD0A-021F50C5416E}" type="presOf" srcId="{9B394FE5-6B88-467E-877D-594226A08A09}" destId="{92CBCB90-0171-43CE-B869-532A36D950E6}" srcOrd="0" destOrd="0" presId="urn:microsoft.com/office/officeart/2005/8/layout/hierarchy4"/>
    <dgm:cxn modelId="{CE545CA4-42C1-4DF0-A517-AC3CB42C0AFA}" type="presOf" srcId="{92D81C9D-8DB4-4731-BBAC-B03702BA3B29}" destId="{E85C9AF0-5D69-4F1C-B588-2B40B53CD53F}" srcOrd="0" destOrd="0" presId="urn:microsoft.com/office/officeart/2005/8/layout/hierarchy4"/>
    <dgm:cxn modelId="{367A7C20-FB05-4219-ABD6-65BAB5DDB289}" type="presOf" srcId="{3E06F254-27D3-4D3A-9621-510A6A71AD66}" destId="{849BEBB9-EA5D-42AF-B40D-FA8CC2A3C632}" srcOrd="0" destOrd="0" presId="urn:microsoft.com/office/officeart/2005/8/layout/hierarchy4"/>
    <dgm:cxn modelId="{606A4144-C727-4E82-AFD2-31808D9746C1}" type="presOf" srcId="{E1E0DCCF-69B1-4ED3-9EF1-580AE07B26AD}" destId="{A1811808-2784-4623-86E4-CE8E4818EB43}" srcOrd="0" destOrd="0" presId="urn:microsoft.com/office/officeart/2005/8/layout/hierarchy4"/>
    <dgm:cxn modelId="{0F6664CE-F9A9-4728-9AC8-A5E1059F605C}" srcId="{ECF60B3F-6BBF-408C-907E-098F7F85C56A}" destId="{9B394FE5-6B88-467E-877D-594226A08A09}" srcOrd="1" destOrd="0" parTransId="{16AB96CD-7655-4556-86BD-EF3F29822EC0}" sibTransId="{7F14893F-BE9C-4C3A-B80E-67D58D3242B4}"/>
    <dgm:cxn modelId="{7E31FE6C-5046-49F3-B21C-E51CD3C5F3DB}" srcId="{2369313A-9783-4AFA-AFC0-7C53DA1447F7}" destId="{3E06F254-27D3-4D3A-9621-510A6A71AD66}" srcOrd="1" destOrd="0" parTransId="{AF26F90D-BD24-414F-89A1-88D25CA54B5E}" sibTransId="{39281A22-57B9-41CD-B304-1DE6F31821A1}"/>
    <dgm:cxn modelId="{9F3449FD-3F89-4AD4-AA54-58A97BB21EAF}" srcId="{2369313A-9783-4AFA-AFC0-7C53DA1447F7}" destId="{E1E0DCCF-69B1-4ED3-9EF1-580AE07B26AD}" srcOrd="0" destOrd="0" parTransId="{EEB33D9C-69AC-4DC2-BF10-3A68BD94AAFE}" sibTransId="{1D2D3925-88E1-4090-AD9A-F35BD5FCB327}"/>
    <dgm:cxn modelId="{A8CBC1D4-B89D-49BA-B6B4-5E5084F5CE0C}" type="presOf" srcId="{ECF60B3F-6BBF-408C-907E-098F7F85C56A}" destId="{56220B9A-96D8-4BA7-96AF-A6C88821B979}" srcOrd="0" destOrd="0" presId="urn:microsoft.com/office/officeart/2005/8/layout/hierarchy4"/>
    <dgm:cxn modelId="{27F2ABF8-A17F-4FAF-BEBC-AC702F238718}" srcId="{A0951494-A0B2-4CE4-B854-5AB464D3F5EA}" destId="{2369313A-9783-4AFA-AFC0-7C53DA1447F7}" srcOrd="0" destOrd="0" parTransId="{50849DBB-D1EF-4CF9-97BC-0205D1190676}" sibTransId="{5B4AE016-5E36-454A-A5BD-5F461D633D8A}"/>
    <dgm:cxn modelId="{82DAE1E0-7E2E-4646-9B94-AB1CFC7E6960}" type="presParOf" srcId="{76C81883-E9B8-4211-B61A-04BB8B14763F}" destId="{FFCEE1F5-FA9E-435E-B90E-974F4EAD2B1B}" srcOrd="0" destOrd="0" presId="urn:microsoft.com/office/officeart/2005/8/layout/hierarchy4"/>
    <dgm:cxn modelId="{7EA7DBF3-FC04-482B-8D19-CA3445C4EB0C}" type="presParOf" srcId="{FFCEE1F5-FA9E-435E-B90E-974F4EAD2B1B}" destId="{839A4853-E3AA-4849-8CCF-95AFF410A4DF}" srcOrd="0" destOrd="0" presId="urn:microsoft.com/office/officeart/2005/8/layout/hierarchy4"/>
    <dgm:cxn modelId="{3FD6A7E1-B72D-42E9-AC1D-5D94455BD2E3}" type="presParOf" srcId="{FFCEE1F5-FA9E-435E-B90E-974F4EAD2B1B}" destId="{0E6C7353-D4F6-417C-B263-1F6304885F98}" srcOrd="1" destOrd="0" presId="urn:microsoft.com/office/officeart/2005/8/layout/hierarchy4"/>
    <dgm:cxn modelId="{D8DBA478-2AAB-4D7D-A9AA-FC363CA38FC9}" type="presParOf" srcId="{FFCEE1F5-FA9E-435E-B90E-974F4EAD2B1B}" destId="{9594CF23-B8D3-4802-9BB6-67056CCDC5D4}" srcOrd="2" destOrd="0" presId="urn:microsoft.com/office/officeart/2005/8/layout/hierarchy4"/>
    <dgm:cxn modelId="{38D12FE1-C75B-4E5C-8F53-5F3C6755B847}" type="presParOf" srcId="{9594CF23-B8D3-4802-9BB6-67056CCDC5D4}" destId="{E9AE26EA-F22C-4ACF-813B-8AA7B7A1D759}" srcOrd="0" destOrd="0" presId="urn:microsoft.com/office/officeart/2005/8/layout/hierarchy4"/>
    <dgm:cxn modelId="{69562CFB-6F3E-49B8-B37A-FB4F5DF9A143}" type="presParOf" srcId="{E9AE26EA-F22C-4ACF-813B-8AA7B7A1D759}" destId="{1E545731-593A-4AD4-97D9-BBE15C6764C2}" srcOrd="0" destOrd="0" presId="urn:microsoft.com/office/officeart/2005/8/layout/hierarchy4"/>
    <dgm:cxn modelId="{40D25C12-329A-4F22-B5D0-855C1DFAF30E}" type="presParOf" srcId="{E9AE26EA-F22C-4ACF-813B-8AA7B7A1D759}" destId="{6BEDF8A7-417E-4E0A-8B5C-D225FAF4046B}" srcOrd="1" destOrd="0" presId="urn:microsoft.com/office/officeart/2005/8/layout/hierarchy4"/>
    <dgm:cxn modelId="{13088C19-7CC9-488B-B298-3995ADD59637}" type="presParOf" srcId="{E9AE26EA-F22C-4ACF-813B-8AA7B7A1D759}" destId="{0D669E7A-9FFB-4663-80D8-0D3F257E1EBD}" srcOrd="2" destOrd="0" presId="urn:microsoft.com/office/officeart/2005/8/layout/hierarchy4"/>
    <dgm:cxn modelId="{0FD6F668-E846-4040-AF67-E21D100ADDFA}" type="presParOf" srcId="{0D669E7A-9FFB-4663-80D8-0D3F257E1EBD}" destId="{8BF4E97D-7F84-4A7A-BDE8-B626013C0F9E}" srcOrd="0" destOrd="0" presId="urn:microsoft.com/office/officeart/2005/8/layout/hierarchy4"/>
    <dgm:cxn modelId="{BD0DD3BF-49AC-4B01-9FFD-02A955FBC993}" type="presParOf" srcId="{8BF4E97D-7F84-4A7A-BDE8-B626013C0F9E}" destId="{A1811808-2784-4623-86E4-CE8E4818EB43}" srcOrd="0" destOrd="0" presId="urn:microsoft.com/office/officeart/2005/8/layout/hierarchy4"/>
    <dgm:cxn modelId="{B8D7345A-588A-4D45-B455-0CF7F063C582}" type="presParOf" srcId="{8BF4E97D-7F84-4A7A-BDE8-B626013C0F9E}" destId="{FD69BE38-E10C-43B8-B6F6-C87BCC8060A7}" srcOrd="1" destOrd="0" presId="urn:microsoft.com/office/officeart/2005/8/layout/hierarchy4"/>
    <dgm:cxn modelId="{B5C01613-2B81-43BE-AEDA-5223DDE7065D}" type="presParOf" srcId="{0D669E7A-9FFB-4663-80D8-0D3F257E1EBD}" destId="{121E7E96-9CCC-4133-A45D-33D947AFA53D}" srcOrd="1" destOrd="0" presId="urn:microsoft.com/office/officeart/2005/8/layout/hierarchy4"/>
    <dgm:cxn modelId="{F721A2A8-1E83-49AF-88EF-7A29E46E9282}" type="presParOf" srcId="{0D669E7A-9FFB-4663-80D8-0D3F257E1EBD}" destId="{152914FD-A86B-43EF-B6EA-CD93205A3C0B}" srcOrd="2" destOrd="0" presId="urn:microsoft.com/office/officeart/2005/8/layout/hierarchy4"/>
    <dgm:cxn modelId="{1576A973-00CF-4673-9605-8EC250B57C89}" type="presParOf" srcId="{152914FD-A86B-43EF-B6EA-CD93205A3C0B}" destId="{849BEBB9-EA5D-42AF-B40D-FA8CC2A3C632}" srcOrd="0" destOrd="0" presId="urn:microsoft.com/office/officeart/2005/8/layout/hierarchy4"/>
    <dgm:cxn modelId="{329BE356-DCB3-42B5-9864-B0EE8FD9CB73}" type="presParOf" srcId="{152914FD-A86B-43EF-B6EA-CD93205A3C0B}" destId="{5923BE63-E997-4C8A-ADB4-ABB4A964E972}" srcOrd="1" destOrd="0" presId="urn:microsoft.com/office/officeart/2005/8/layout/hierarchy4"/>
    <dgm:cxn modelId="{B612B8CA-102A-4FA8-BBFE-D9F545D24618}" type="presParOf" srcId="{9594CF23-B8D3-4802-9BB6-67056CCDC5D4}" destId="{C074CBD6-24B8-4205-972B-EF22883803F5}" srcOrd="1" destOrd="0" presId="urn:microsoft.com/office/officeart/2005/8/layout/hierarchy4"/>
    <dgm:cxn modelId="{10F493D2-23BB-4B95-83C4-7A997CA8D813}" type="presParOf" srcId="{9594CF23-B8D3-4802-9BB6-67056CCDC5D4}" destId="{D54731F1-1E54-4AD2-9C39-164BEAADE3CF}" srcOrd="2" destOrd="0" presId="urn:microsoft.com/office/officeart/2005/8/layout/hierarchy4"/>
    <dgm:cxn modelId="{AC84CF58-AF37-4EF0-AC17-E056B816B74A}" type="presParOf" srcId="{D54731F1-1E54-4AD2-9C39-164BEAADE3CF}" destId="{56220B9A-96D8-4BA7-96AF-A6C88821B979}" srcOrd="0" destOrd="0" presId="urn:microsoft.com/office/officeart/2005/8/layout/hierarchy4"/>
    <dgm:cxn modelId="{854E3C48-9473-4481-8BA9-29326FBD0D8C}" type="presParOf" srcId="{D54731F1-1E54-4AD2-9C39-164BEAADE3CF}" destId="{4BD03017-E4D2-4B23-9BF6-5C15244CE3E2}" srcOrd="1" destOrd="0" presId="urn:microsoft.com/office/officeart/2005/8/layout/hierarchy4"/>
    <dgm:cxn modelId="{8C97F5BF-BE08-4C39-8854-FA7F879CE518}" type="presParOf" srcId="{D54731F1-1E54-4AD2-9C39-164BEAADE3CF}" destId="{460FE1D8-427B-4B00-8FFF-ABA4C71A0787}" srcOrd="2" destOrd="0" presId="urn:microsoft.com/office/officeart/2005/8/layout/hierarchy4"/>
    <dgm:cxn modelId="{B03C1901-EBAB-4A43-814A-94C015FFF0AC}" type="presParOf" srcId="{460FE1D8-427B-4B00-8FFF-ABA4C71A0787}" destId="{D5A72E2A-7268-464D-95B0-257CE14B4F84}" srcOrd="0" destOrd="0" presId="urn:microsoft.com/office/officeart/2005/8/layout/hierarchy4"/>
    <dgm:cxn modelId="{6FD9A81B-CE07-47FF-804F-0DC669CA2A80}" type="presParOf" srcId="{D5A72E2A-7268-464D-95B0-257CE14B4F84}" destId="{9DE2B3A2-E262-4AC2-8B27-4305BCD384DD}" srcOrd="0" destOrd="0" presId="urn:microsoft.com/office/officeart/2005/8/layout/hierarchy4"/>
    <dgm:cxn modelId="{DA404789-6270-4716-97B5-51875CC7B12A}" type="presParOf" srcId="{D5A72E2A-7268-464D-95B0-257CE14B4F84}" destId="{5704471A-D6F7-4C29-9128-A86D5892BBF6}" srcOrd="1" destOrd="0" presId="urn:microsoft.com/office/officeart/2005/8/layout/hierarchy4"/>
    <dgm:cxn modelId="{BE47387F-CBF6-4960-98EE-86B4C32D3818}" type="presParOf" srcId="{460FE1D8-427B-4B00-8FFF-ABA4C71A0787}" destId="{A18A305C-F5E1-412C-8EE3-7FE96D58207A}" srcOrd="1" destOrd="0" presId="urn:microsoft.com/office/officeart/2005/8/layout/hierarchy4"/>
    <dgm:cxn modelId="{15AA325D-097C-4A33-9AC2-027FEC302222}" type="presParOf" srcId="{460FE1D8-427B-4B00-8FFF-ABA4C71A0787}" destId="{82586DDE-A32B-4B47-8FEF-FED8201C308E}" srcOrd="2" destOrd="0" presId="urn:microsoft.com/office/officeart/2005/8/layout/hierarchy4"/>
    <dgm:cxn modelId="{6F3986C3-8A9E-471B-9C98-833E51ECEF51}" type="presParOf" srcId="{82586DDE-A32B-4B47-8FEF-FED8201C308E}" destId="{92CBCB90-0171-43CE-B869-532A36D950E6}" srcOrd="0" destOrd="0" presId="urn:microsoft.com/office/officeart/2005/8/layout/hierarchy4"/>
    <dgm:cxn modelId="{AA5CCAF4-47F5-4D26-9A19-91C1C0A009FC}" type="presParOf" srcId="{82586DDE-A32B-4B47-8FEF-FED8201C308E}" destId="{3FF5C4A8-5CF4-4171-84A7-3F7CBE6980AF}" srcOrd="1" destOrd="0" presId="urn:microsoft.com/office/officeart/2005/8/layout/hierarchy4"/>
    <dgm:cxn modelId="{5BA0F6CF-39C7-4266-AF29-91B6DDF472D5}" type="presParOf" srcId="{76C81883-E9B8-4211-B61A-04BB8B14763F}" destId="{2FCC5401-BB2C-45D2-B443-FAF8D0DCF78D}" srcOrd="1" destOrd="0" presId="urn:microsoft.com/office/officeart/2005/8/layout/hierarchy4"/>
    <dgm:cxn modelId="{F34AC18B-6630-47F4-9FED-15090BB513FB}" type="presParOf" srcId="{76C81883-E9B8-4211-B61A-04BB8B14763F}" destId="{0CB78218-F571-40CA-83C5-5A8E8ED23150}" srcOrd="2" destOrd="0" presId="urn:microsoft.com/office/officeart/2005/8/layout/hierarchy4"/>
    <dgm:cxn modelId="{1E343363-98F1-4F13-8B59-EB3137DCA5DA}" type="presParOf" srcId="{0CB78218-F571-40CA-83C5-5A8E8ED23150}" destId="{E85C9AF0-5D69-4F1C-B588-2B40B53CD53F}" srcOrd="0" destOrd="0" presId="urn:microsoft.com/office/officeart/2005/8/layout/hierarchy4"/>
    <dgm:cxn modelId="{E8427A5E-813D-47DC-ACCF-274665BB59FB}" type="presParOf" srcId="{0CB78218-F571-40CA-83C5-5A8E8ED23150}" destId="{A3C54FBF-9768-4A6A-B360-B6B00A811C98}" srcOrd="1" destOrd="0" presId="urn:microsoft.com/office/officeart/2005/8/layout/hierarchy4"/>
  </dgm:cxnLst>
  <dgm:bg/>
  <dgm:whole/>
</dgm:dataModel>
</file>

<file path=word/diagrams/data3.xml><?xml version="1.0" encoding="utf-8"?>
<dgm:dataModel xmlns:dgm="http://schemas.openxmlformats.org/drawingml/2006/diagram" xmlns:a="http://schemas.openxmlformats.org/drawingml/2006/main">
  <dgm:ptLst>
    <dgm:pt modelId="{4B9A97BB-62F4-4CB9-BC0B-F77B8AADBC95}" type="doc">
      <dgm:prSet loTypeId="urn:microsoft.com/office/officeart/2005/8/layout/hierarchy4" loCatId="relationship" qsTypeId="urn:microsoft.com/office/officeart/2005/8/quickstyle/simple1" qsCatId="simple" csTypeId="urn:microsoft.com/office/officeart/2005/8/colors/accent1_2" csCatId="accent1" phldr="1"/>
      <dgm:spPr/>
      <dgm:t>
        <a:bodyPr/>
        <a:lstStyle/>
        <a:p>
          <a:endParaRPr lang="zh-CN" altLang="en-US"/>
        </a:p>
      </dgm:t>
    </dgm:pt>
    <dgm:pt modelId="{CCBBC0A5-DE81-4BB9-89FE-DFB70A0E0E94}">
      <dgm:prSet phldrT="[文本]">
        <dgm:style>
          <a:lnRef idx="0">
            <a:schemeClr val="accent2"/>
          </a:lnRef>
          <a:fillRef idx="3">
            <a:schemeClr val="accent2"/>
          </a:fillRef>
          <a:effectRef idx="3">
            <a:schemeClr val="accent2"/>
          </a:effectRef>
          <a:fontRef idx="minor">
            <a:schemeClr val="lt1"/>
          </a:fontRef>
        </dgm:style>
      </dgm:prSet>
      <dgm:spPr/>
      <dgm:t>
        <a:bodyPr/>
        <a:lstStyle/>
        <a:p>
          <a:r>
            <a:rPr lang="zh-CN" altLang="en-US"/>
            <a:t>王府井全渠道系统</a:t>
          </a:r>
        </a:p>
      </dgm:t>
    </dgm:pt>
    <dgm:pt modelId="{C986944A-6BB9-4685-A4F5-09200F8F1893}" type="parTrans" cxnId="{7F905C68-F754-42C8-9B7D-0A55B7C98A4B}">
      <dgm:prSet/>
      <dgm:spPr/>
      <dgm:t>
        <a:bodyPr/>
        <a:lstStyle/>
        <a:p>
          <a:endParaRPr lang="zh-CN" altLang="en-US"/>
        </a:p>
      </dgm:t>
    </dgm:pt>
    <dgm:pt modelId="{47B587C7-0368-4D76-8431-348EB7260254}" type="sibTrans" cxnId="{7F905C68-F754-42C8-9B7D-0A55B7C98A4B}">
      <dgm:prSet/>
      <dgm:spPr/>
      <dgm:t>
        <a:bodyPr/>
        <a:lstStyle/>
        <a:p>
          <a:endParaRPr lang="zh-CN" altLang="en-US"/>
        </a:p>
      </dgm:t>
    </dgm:pt>
    <dgm:pt modelId="{01B626A6-DEF6-4222-A8F5-4248CE002076}" type="pres">
      <dgm:prSet presAssocID="{4B9A97BB-62F4-4CB9-BC0B-F77B8AADBC95}" presName="Name0" presStyleCnt="0">
        <dgm:presLayoutVars>
          <dgm:chPref val="1"/>
          <dgm:dir/>
          <dgm:animOne val="branch"/>
          <dgm:animLvl val="lvl"/>
          <dgm:resizeHandles/>
        </dgm:presLayoutVars>
      </dgm:prSet>
      <dgm:spPr/>
      <dgm:t>
        <a:bodyPr/>
        <a:lstStyle/>
        <a:p>
          <a:endParaRPr lang="zh-CN" altLang="en-US"/>
        </a:p>
      </dgm:t>
    </dgm:pt>
    <dgm:pt modelId="{41DA1FCE-BC1A-4318-8978-9B1B7BEC64DF}" type="pres">
      <dgm:prSet presAssocID="{CCBBC0A5-DE81-4BB9-89FE-DFB70A0E0E94}" presName="vertOne" presStyleCnt="0"/>
      <dgm:spPr/>
    </dgm:pt>
    <dgm:pt modelId="{58A52E7C-C9F6-4309-9D7C-371520F67802}" type="pres">
      <dgm:prSet presAssocID="{CCBBC0A5-DE81-4BB9-89FE-DFB70A0E0E94}" presName="txOne" presStyleLbl="node0" presStyleIdx="0" presStyleCnt="1">
        <dgm:presLayoutVars>
          <dgm:chPref val="3"/>
        </dgm:presLayoutVars>
      </dgm:prSet>
      <dgm:spPr/>
      <dgm:t>
        <a:bodyPr/>
        <a:lstStyle/>
        <a:p>
          <a:endParaRPr lang="zh-CN" altLang="en-US"/>
        </a:p>
      </dgm:t>
    </dgm:pt>
    <dgm:pt modelId="{8559D575-5582-4B6E-9F44-BAD5702F1368}" type="pres">
      <dgm:prSet presAssocID="{CCBBC0A5-DE81-4BB9-89FE-DFB70A0E0E94}" presName="horzOne" presStyleCnt="0"/>
      <dgm:spPr/>
    </dgm:pt>
  </dgm:ptLst>
  <dgm:cxnLst>
    <dgm:cxn modelId="{079E2A7F-66D4-4C1D-8FCE-7D7795865266}" type="presOf" srcId="{4B9A97BB-62F4-4CB9-BC0B-F77B8AADBC95}" destId="{01B626A6-DEF6-4222-A8F5-4248CE002076}" srcOrd="0" destOrd="0" presId="urn:microsoft.com/office/officeart/2005/8/layout/hierarchy4"/>
    <dgm:cxn modelId="{D0CC8438-95C5-4CE0-B739-43EA5CD033A7}" type="presOf" srcId="{CCBBC0A5-DE81-4BB9-89FE-DFB70A0E0E94}" destId="{58A52E7C-C9F6-4309-9D7C-371520F67802}" srcOrd="0" destOrd="0" presId="urn:microsoft.com/office/officeart/2005/8/layout/hierarchy4"/>
    <dgm:cxn modelId="{7F905C68-F754-42C8-9B7D-0A55B7C98A4B}" srcId="{4B9A97BB-62F4-4CB9-BC0B-F77B8AADBC95}" destId="{CCBBC0A5-DE81-4BB9-89FE-DFB70A0E0E94}" srcOrd="0" destOrd="0" parTransId="{C986944A-6BB9-4685-A4F5-09200F8F1893}" sibTransId="{47B587C7-0368-4D76-8431-348EB7260254}"/>
    <dgm:cxn modelId="{E301B7CF-8E2B-45EF-9AD2-7D379BF94324}" type="presParOf" srcId="{01B626A6-DEF6-4222-A8F5-4248CE002076}" destId="{41DA1FCE-BC1A-4318-8978-9B1B7BEC64DF}" srcOrd="0" destOrd="0" presId="urn:microsoft.com/office/officeart/2005/8/layout/hierarchy4"/>
    <dgm:cxn modelId="{4BE3D896-0ED8-4AE2-A64E-C916FECFA07A}" type="presParOf" srcId="{41DA1FCE-BC1A-4318-8978-9B1B7BEC64DF}" destId="{58A52E7C-C9F6-4309-9D7C-371520F67802}" srcOrd="0" destOrd="0" presId="urn:microsoft.com/office/officeart/2005/8/layout/hierarchy4"/>
    <dgm:cxn modelId="{DF64BB79-70E1-4E4A-9841-893BEE701720}" type="presParOf" srcId="{41DA1FCE-BC1A-4318-8978-9B1B7BEC64DF}" destId="{8559D575-5582-4B6E-9F44-BAD5702F1368}" srcOrd="1" destOrd="0" presId="urn:microsoft.com/office/officeart/2005/8/layout/hierarchy4"/>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C19B50-AFE5-428F-9A5D-84B8FFCE3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2344</TotalTime>
  <Pages>17</Pages>
  <Words>767</Words>
  <Characters>4378</Characters>
  <Application>Microsoft Office Word</Application>
  <DocSecurity>0</DocSecurity>
  <PresentationFormat/>
  <Lines>36</Lines>
  <Paragraphs>10</Paragraphs>
  <Slides>0</Slides>
  <Notes>0</Notes>
  <HiddenSlides>0</HiddenSlides>
  <MMClips>0</MMClips>
  <ScaleCrop>false</ScaleCrop>
  <Manager/>
  <Company/>
  <LinksUpToDate>false</LinksUpToDate>
  <CharactersWithSpaces>5135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支付平台设计文档</dc:title>
  <dc:subject/>
  <dc:creator>admin</dc:creator>
  <cp:keywords/>
  <dc:description/>
  <cp:lastModifiedBy>admin</cp:lastModifiedBy>
  <cp:revision>781</cp:revision>
  <dcterms:created xsi:type="dcterms:W3CDTF">2015-09-24T02:48:00Z</dcterms:created>
  <dcterms:modified xsi:type="dcterms:W3CDTF">2016-01-12T09:07:00Z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